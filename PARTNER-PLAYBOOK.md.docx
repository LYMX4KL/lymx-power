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c8fifo8vmmp" w:id="0"/>
      <w:bookmarkEnd w:id="0"/>
      <w:r w:rsidDel="00000000" w:rsidR="00000000" w:rsidRPr="00000000">
        <w:rPr>
          <w:rtl w:val="0"/>
        </w:rPr>
        <w:t xml:space="preserve">LYMX Partner Motivation Playbook</w:t>
      </w:r>
    </w:p>
    <w:p w:rsidR="00000000" w:rsidDel="00000000" w:rsidP="00000000" w:rsidRDefault="00000000" w:rsidRPr="00000000" w14:paraId="00000002">
      <w:pPr>
        <w:rPr/>
      </w:pPr>
      <w:r w:rsidDel="00000000" w:rsidR="00000000" w:rsidRPr="00000000">
        <w:rPr>
          <w:i w:val="1"/>
          <w:iCs w:val="1"/>
          <w:rtl w:val="0"/>
        </w:rPr>
        <w:t xml:space="preserve">Drafted April 27, 2026 — for Kenny, to review and prioritize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jwc4v5qxrbna" w:id="1"/>
      <w:bookmarkEnd w:id="1"/>
      <w:r w:rsidDel="00000000" w:rsidR="00000000" w:rsidRPr="00000000">
        <w:rPr>
          <w:rtl w:val="0"/>
        </w:rPr>
        <w:t xml:space="preserve">What this is</w:t>
      </w:r>
    </w:p>
    <w:p w:rsidR="00000000" w:rsidDel="00000000" w:rsidP="00000000" w:rsidRDefault="00000000" w:rsidRPr="00000000" w14:paraId="00000006">
      <w:pPr>
        <w:rPr/>
      </w:pPr>
      <w:r w:rsidDel="00000000" w:rsidR="00000000" w:rsidRPr="00000000">
        <w:rPr>
          <w:rtl w:val="0"/>
        </w:rPr>
        <w:t xml:space="preserve">A comprehensive map of every lever that motivates Partners to (1) join, (2) actively recruit Businesses, and (3) stay long-term. Use this to decide which pieces to build first. The order they're listed here is roughly the order they matter to a typical Partner — money first, but the others compound.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Six categories, each with concrete recommendations: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Money</w:t>
      </w:r>
      <w:r w:rsidDel="00000000" w:rsidR="00000000" w:rsidRPr="00000000">
        <w:rPr>
          <w:rtl w:val="0"/>
        </w:rPr>
        <w:t xml:space="preserve"> — direct economic incentives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Status &amp; tiers</w:t>
      </w:r>
      <w:r w:rsidDel="00000000" w:rsidR="00000000" w:rsidRPr="00000000">
        <w:rPr>
          <w:rtl w:val="0"/>
        </w:rPr>
        <w:t xml:space="preserve"> — progression and identity</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Territory</w:t>
      </w:r>
      <w:r w:rsidDel="00000000" w:rsidR="00000000" w:rsidRPr="00000000">
        <w:rPr>
          <w:rtl w:val="0"/>
        </w:rPr>
        <w:t xml:space="preserve"> — geographic exclusivity (or not)</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Tools</w:t>
      </w:r>
      <w:r w:rsidDel="00000000" w:rsidR="00000000" w:rsidRPr="00000000">
        <w:rPr>
          <w:rtl w:val="0"/>
        </w:rPr>
        <w:t xml:space="preserve"> — content and infrastructure that lowers friction</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Recognition &amp; community</w:t>
      </w:r>
      <w:r w:rsidDel="00000000" w:rsidR="00000000" w:rsidRPr="00000000">
        <w:rPr>
          <w:rtl w:val="0"/>
        </w:rPr>
        <w:t xml:space="preserve"> — non-monetary rewards</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Career path</w:t>
      </w:r>
      <w:r w:rsidDel="00000000" w:rsidR="00000000" w:rsidRPr="00000000">
        <w:rPr>
          <w:rtl w:val="0"/>
        </w:rPr>
        <w:t xml:space="preserve"> — how Partners advance over years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ozmgkxgrxnyg" w:id="2"/>
      <w:bookmarkEnd w:id="2"/>
      <w:r w:rsidDel="00000000" w:rsidR="00000000" w:rsidRPr="00000000">
        <w:rPr>
          <w:rtl w:val="0"/>
        </w:rPr>
        <w:t xml:space="preserve">1. Money (you already have most of this)</w:t>
      </w:r>
    </w:p>
    <w:p w:rsidR="00000000" w:rsidDel="00000000" w:rsidP="00000000" w:rsidRDefault="00000000" w:rsidRPr="00000000" w14:paraId="00000013">
      <w:pPr>
        <w:pStyle w:val="Heading3"/>
        <w:rPr/>
      </w:pPr>
      <w:bookmarkStart w:colFirst="0" w:colLast="0" w:name="_kb456q1w1i5" w:id="3"/>
      <w:bookmarkEnd w:id="3"/>
      <w:r w:rsidDel="00000000" w:rsidR="00000000" w:rsidRPr="00000000">
        <w:rPr>
          <w:rtl w:val="0"/>
        </w:rPr>
        <w:t xml:space="preserve">What's locked in</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$500 cash sign-up bonus</w:t>
      </w:r>
      <w:r w:rsidDel="00000000" w:rsidR="00000000" w:rsidRPr="00000000">
        <w:rPr>
          <w:rtl w:val="0"/>
        </w:rPr>
        <w:t xml:space="preserve"> per activated Business (direct G1 only)</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9% ongoing</w:t>
      </w:r>
      <w:r w:rsidDel="00000000" w:rsidR="00000000" w:rsidRPr="00000000">
        <w:rPr>
          <w:rtl w:val="0"/>
        </w:rPr>
        <w:t xml:space="preserve"> on each direc</w:t>
      </w:r>
      <w:ins w:author="Kenny Lin" w:id="0" w:date="2026-04-28T01:59:58Z">
        <w:r w:rsidDel="00000000" w:rsidR="00000000" w:rsidRPr="00000000">
          <w:rPr>
            <w:rtl w:val="0"/>
          </w:rPr>
          <w:t xml:space="preserve">   recruited </w:t>
        </w:r>
      </w:ins>
      <w:del w:author="Kenny Lin" w:id="0" w:date="2026-04-28T01:59:58Z">
        <w:r w:rsidDel="00000000" w:rsidR="00000000" w:rsidRPr="00000000">
          <w:rPr>
            <w:rtl w:val="0"/>
          </w:rPr>
          <w:delText xml:space="preserve">t G1</w:delText>
        </w:r>
      </w:del>
      <w:r w:rsidDel="00000000" w:rsidR="00000000" w:rsidRPr="00000000">
        <w:rPr>
          <w:rtl w:val="0"/>
        </w:rPr>
        <w:t xml:space="preserve"> Business's monthly fee + 9% LYMX on G1 transaction activity</w:t>
      </w:r>
    </w:p>
    <w:p w:rsidR="00000000" w:rsidDel="00000000" w:rsidP="00000000" w:rsidRDefault="00000000" w:rsidRPr="00000000" w14:paraId="00000016">
      <w:pPr>
        <w:numPr>
          <w:ilvl w:val="0"/>
          <w:numId w:val="2"/>
        </w:numPr>
        <w:ind w:left="720" w:hanging="360"/>
      </w:pPr>
      <w:ins w:author="Kenny Lin" w:id="1" w:date="2026-04-28T02:00:34Z">
        <w:r w:rsidDel="00000000" w:rsidR="00000000" w:rsidRPr="00000000">
          <w:rPr>
            <w:b w:val="1"/>
            <w:bCs w:val="1"/>
            <w:rtl w:val="0"/>
            <w:rPrChange w:author="Kenny Lin" w:id="2" w:date="2026-04-28T02:00:34Z">
              <w:rPr/>
            </w:rPrChange>
          </w:rPr>
          <w:t xml:space="preserve">3</w:t>
        </w:r>
      </w:ins>
      <w:del w:author="Kenny Lin" w:id="1" w:date="2026-04-28T02:00:34Z">
        <w:r w:rsidDel="00000000" w:rsidR="00000000" w:rsidRPr="00000000">
          <w:rPr>
            <w:b w:val="1"/>
            <w:bCs w:val="1"/>
            <w:rtl w:val="0"/>
          </w:rPr>
          <w:delText xml:space="preserve">2</w:delText>
        </w:r>
      </w:del>
      <w:r w:rsidDel="00000000" w:rsidR="00000000" w:rsidRPr="00000000">
        <w:rPr>
          <w:b w:val="1"/>
          <w:bCs w:val="1"/>
          <w:rtl w:val="0"/>
        </w:rPr>
        <w:t xml:space="preserve">% override</w:t>
      </w:r>
      <w:r w:rsidDel="00000000" w:rsidR="00000000" w:rsidRPr="00000000">
        <w:rPr>
          <w:rtl w:val="0"/>
        </w:rPr>
        <w:t xml:space="preserve"> on G</w:t>
      </w:r>
      <w:ins w:author="Kenny Lin" w:id="3" w:date="2026-04-28T02:00:15Z">
        <w:r w:rsidDel="00000000" w:rsidR="00000000" w:rsidRPr="00000000">
          <w:rPr>
            <w:rtl w:val="0"/>
          </w:rPr>
          <w:t xml:space="preserve">1 partner recruits</w:t>
        </w:r>
      </w:ins>
      <w:del w:author="Kenny Lin" w:id="3" w:date="2026-04-28T02:00:15Z">
        <w:r w:rsidDel="00000000" w:rsidR="00000000" w:rsidRPr="00000000">
          <w:rPr>
            <w:rtl w:val="0"/>
          </w:rPr>
          <w:delText xml:space="preserve">2</w:delText>
        </w:r>
      </w:del>
      <w:r w:rsidDel="00000000" w:rsidR="00000000" w:rsidRPr="00000000">
        <w:rPr>
          <w:rtl w:val="0"/>
        </w:rPr>
        <w:t xml:space="preserve"> Businesses' fees + </w:t>
      </w:r>
      <w:ins w:author="Kenny Lin" w:id="4" w:date="2026-04-28T02:01:08Z">
        <w:r w:rsidDel="00000000" w:rsidR="00000000" w:rsidRPr="00000000">
          <w:rPr>
            <w:rtl w:val="0"/>
          </w:rPr>
          <w:t xml:space="preserve">3</w:t>
        </w:r>
      </w:ins>
      <w:del w:author="Kenny Lin" w:id="4" w:date="2026-04-28T02:01:08Z">
        <w:r w:rsidDel="00000000" w:rsidR="00000000" w:rsidRPr="00000000">
          <w:rPr>
            <w:rtl w:val="0"/>
          </w:rPr>
          <w:delText xml:space="preserve">2</w:delText>
        </w:r>
      </w:del>
      <w:r w:rsidDel="00000000" w:rsidR="00000000" w:rsidRPr="00000000">
        <w:rPr>
          <w:rtl w:val="0"/>
        </w:rPr>
        <w:t xml:space="preserve">% LYMX on G2 activity</w:t>
      </w:r>
    </w:p>
    <w:p w:rsidR="00000000" w:rsidDel="00000000" w:rsidP="00000000" w:rsidRDefault="00000000" w:rsidRPr="00000000" w14:paraId="00000017">
      <w:pPr>
        <w:numPr>
          <w:ilvl w:val="0"/>
          <w:numId w:val="2"/>
        </w:numPr>
        <w:ind w:left="720" w:hanging="360"/>
        <w:rPr>
          <w:ins w:author="Kenny Lin" w:id="8" w:date="2026-04-28T02:00:51Z"/>
        </w:rPr>
      </w:pPr>
      <w:del w:author="Kenny Lin" w:id="5" w:date="2026-04-28T02:00:37Z">
        <w:r w:rsidDel="00000000" w:rsidR="00000000" w:rsidRPr="00000000">
          <w:rPr>
            <w:b w:val="1"/>
            <w:bCs w:val="1"/>
            <w:rtl w:val="0"/>
          </w:rPr>
          <w:delText xml:space="preserve">1</w:delText>
        </w:r>
      </w:del>
      <w:ins w:author="Kenny Lin" w:id="5" w:date="2026-04-28T02:00:37Z">
        <w:r w:rsidDel="00000000" w:rsidR="00000000" w:rsidRPr="00000000">
          <w:rPr>
            <w:b w:val="1"/>
            <w:bCs w:val="1"/>
            <w:rtl w:val="0"/>
          </w:rPr>
          <w:t xml:space="preserve">2</w:t>
        </w:r>
      </w:ins>
      <w:r w:rsidDel="00000000" w:rsidR="00000000" w:rsidRPr="00000000">
        <w:rPr>
          <w:b w:val="1"/>
          <w:bCs w:val="1"/>
          <w:rtl w:val="0"/>
        </w:rPr>
        <w:t xml:space="preserve">% override</w:t>
      </w:r>
      <w:r w:rsidDel="00000000" w:rsidR="00000000" w:rsidRPr="00000000">
        <w:rPr>
          <w:rtl w:val="0"/>
        </w:rPr>
        <w:t xml:space="preserve"> on G</w:t>
      </w:r>
      <w:ins w:author="Kenny Lin" w:id="6" w:date="2026-04-28T02:00:30Z">
        <w:r w:rsidDel="00000000" w:rsidR="00000000" w:rsidRPr="00000000">
          <w:rPr>
            <w:rtl w:val="0"/>
          </w:rPr>
          <w:t xml:space="preserve">2</w:t>
        </w:r>
      </w:ins>
      <w:del w:author="Kenny Lin" w:id="6" w:date="2026-04-28T02:00:30Z">
        <w:r w:rsidDel="00000000" w:rsidR="00000000" w:rsidRPr="00000000">
          <w:rPr>
            <w:rtl w:val="0"/>
          </w:rPr>
          <w:delText xml:space="preserve">3</w:delText>
        </w:r>
      </w:del>
      <w:r w:rsidDel="00000000" w:rsidR="00000000" w:rsidRPr="00000000">
        <w:rPr>
          <w:rtl w:val="0"/>
        </w:rPr>
        <w:t xml:space="preserve"> Businesses' fees + </w:t>
      </w:r>
      <w:ins w:author="Kenny Lin" w:id="7" w:date="2026-04-28T02:01:11Z">
        <w:r w:rsidDel="00000000" w:rsidR="00000000" w:rsidRPr="00000000">
          <w:rPr>
            <w:rtl w:val="0"/>
          </w:rPr>
          <w:t xml:space="preserve">2</w:t>
        </w:r>
      </w:ins>
      <w:del w:author="Kenny Lin" w:id="7" w:date="2026-04-28T02:01:11Z">
        <w:r w:rsidDel="00000000" w:rsidR="00000000" w:rsidRPr="00000000">
          <w:rPr>
            <w:rtl w:val="0"/>
          </w:rPr>
          <w:delText xml:space="preserve">1</w:delText>
        </w:r>
      </w:del>
      <w:r w:rsidDel="00000000" w:rsidR="00000000" w:rsidRPr="00000000">
        <w:rPr>
          <w:rtl w:val="0"/>
        </w:rPr>
        <w:t xml:space="preserve">% LYMX on G3 activity</w:t>
      </w:r>
      <w:ins w:author="Kenny Lin" w:id="8" w:date="2026-04-28T02:00:51Z">
        <w:r w:rsidDel="00000000" w:rsidR="00000000" w:rsidRPr="00000000">
          <w:rPr>
            <w:rtl w:val="0"/>
          </w:rPr>
        </w:r>
      </w:ins>
    </w:p>
    <w:p w:rsidR="00000000" w:rsidDel="00000000" w:rsidP="00000000" w:rsidRDefault="00000000" w:rsidRPr="00000000" w14:paraId="00000018">
      <w:pPr>
        <w:numPr>
          <w:ilvl w:val="0"/>
          <w:numId w:val="2"/>
        </w:numPr>
        <w:ind w:left="720" w:hanging="360"/>
        <w:pPrChange w:author="Kenny Lin" w:id="0" w:date="2026-04-28T02:00:51Z">
          <w:pPr>
            <w:numPr>
              <w:ilvl w:val="0"/>
              <w:numId w:val="2"/>
            </w:numPr>
            <w:ind w:left="720" w:hanging="360"/>
          </w:pPr>
        </w:pPrChange>
      </w:pPr>
      <w:ins w:author="Kenny Lin" w:id="8" w:date="2026-04-28T02:00:51Z">
        <w:r w:rsidDel="00000000" w:rsidR="00000000" w:rsidRPr="00000000">
          <w:rPr>
            <w:b w:val="1"/>
            <w:bCs w:val="1"/>
            <w:rtl w:val="0"/>
            <w:rPrChange w:author="Kenny Lin" w:id="9" w:date="2026-04-28T02:00:51Z">
              <w:rPr/>
            </w:rPrChange>
          </w:rPr>
          <w:t xml:space="preserve">1% override</w:t>
        </w:r>
        <w:r w:rsidDel="00000000" w:rsidR="00000000" w:rsidRPr="00000000">
          <w:rPr>
            <w:rtl w:val="0"/>
            <w:rPrChange w:author="Kenny Lin" w:id="9" w:date="2026-04-28T02:00:51Z">
              <w:rPr/>
            </w:rPrChange>
          </w:rPr>
          <w:t xml:space="preserve"> on G3 Businesses' fees + 1% LYMX on G3 activity</w:t>
        </w:r>
      </w:ins>
      <w:r w:rsidDel="00000000" w:rsidR="00000000" w:rsidRPr="00000000">
        <w:rPr>
          <w:rtl w:val="0"/>
        </w:rPr>
      </w:r>
    </w:p>
    <w:p w:rsidR="00000000" w:rsidDel="00000000" w:rsidP="00000000" w:rsidRDefault="00000000" w:rsidRPr="00000000" w14:paraId="00000019">
      <w:pPr>
        <w:pStyle w:val="Heading3"/>
        <w:rPr/>
      </w:pPr>
      <w:bookmarkStart w:colFirst="0" w:colLast="0" w:name="_4u28lnf8xvm5" w:id="4"/>
      <w:bookmarkEnd w:id="4"/>
      <w:r w:rsidDel="00000000" w:rsidR="00000000" w:rsidRPr="00000000">
        <w:rPr>
          <w:rtl w:val="0"/>
        </w:rPr>
        <w:t xml:space="preserve">What to consider adding</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Speed of payout.</w:t>
      </w:r>
      <w:r w:rsidDel="00000000" w:rsidR="00000000" w:rsidRPr="00000000">
        <w:rPr>
          <w:rtl w:val="0"/>
        </w:rPr>
        <w:t xml:space="preserve"> Move from monthly to </w:t>
      </w:r>
      <w:r w:rsidDel="00000000" w:rsidR="00000000" w:rsidRPr="00000000">
        <w:rPr>
          <w:b w:val="1"/>
          <w:bCs w:val="1"/>
          <w:rtl w:val="0"/>
        </w:rPr>
        <w:t xml:space="preserve">weekly</w:t>
      </w:r>
      <w:r w:rsidDel="00000000" w:rsidR="00000000" w:rsidRPr="00000000">
        <w:rPr>
          <w:rtl w:val="0"/>
        </w:rPr>
        <w:t xml:space="preserve"> for sign-up bonuses. The first $</w:t>
      </w:r>
      <w:ins w:author="Kenny Lin" w:id="10" w:date="2026-04-28T02:01:44Z">
        <w:r w:rsidDel="00000000" w:rsidR="00000000" w:rsidRPr="00000000">
          <w:rPr>
            <w:rtl w:val="0"/>
          </w:rPr>
          <w:t xml:space="preserve">250</w:t>
        </w:r>
      </w:ins>
      <w:del w:author="Kenny Lin" w:id="10" w:date="2026-04-28T02:01:44Z">
        <w:r w:rsidDel="00000000" w:rsidR="00000000" w:rsidRPr="00000000">
          <w:rPr>
            <w:rtl w:val="0"/>
          </w:rPr>
          <w:delText xml:space="preserve">500</w:delText>
        </w:r>
      </w:del>
      <w:r w:rsidDel="00000000" w:rsidR="00000000" w:rsidRPr="00000000">
        <w:rPr>
          <w:rtl w:val="0"/>
        </w:rPr>
        <w:t xml:space="preserve"> hits their account 7 days after activation, </w:t>
      </w:r>
      <w:ins w:author="Kenny Lin" w:id="11" w:date="2026-04-28T02:01:50Z">
        <w:r w:rsidDel="00000000" w:rsidR="00000000" w:rsidRPr="00000000">
          <w:rPr>
            <w:rtl w:val="0"/>
          </w:rPr>
          <w:t xml:space="preserve">$250 in </w:t>
        </w:r>
      </w:ins>
      <w:del w:author="Kenny Lin" w:id="11" w:date="2026-04-28T02:01:50Z">
        <w:r w:rsidDel="00000000" w:rsidR="00000000" w:rsidRPr="00000000">
          <w:rPr>
            <w:rtl w:val="0"/>
          </w:rPr>
          <w:delText xml:space="preserve">not</w:delText>
        </w:r>
      </w:del>
      <w:r w:rsidDel="00000000" w:rsidR="00000000" w:rsidRPr="00000000">
        <w:rPr>
          <w:rtl w:val="0"/>
        </w:rPr>
        <w:t xml:space="preserve"> 30. Cash flow matters psychologically more than it should.</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Annual loyalty bonus.</w:t>
      </w:r>
      <w:r w:rsidDel="00000000" w:rsidR="00000000" w:rsidRPr="00000000">
        <w:rPr>
          <w:rtl w:val="0"/>
        </w:rPr>
        <w:t xml:space="preserve"> Any Partner who stays activ</w:t>
      </w:r>
      <w:ins w:author="Kenny Lin" w:id="12" w:date="2026-04-28T02:02:34Z">
        <w:r w:rsidDel="00000000" w:rsidR="00000000" w:rsidRPr="00000000">
          <w:rPr>
            <w:rtl w:val="0"/>
          </w:rPr>
          <w:t xml:space="preserve">ly recruiting </w:t>
        </w:r>
      </w:ins>
      <w:del w:author="Kenny Lin" w:id="12" w:date="2026-04-28T02:02:34Z">
        <w:r w:rsidDel="00000000" w:rsidR="00000000" w:rsidRPr="00000000">
          <w:rPr>
            <w:rtl w:val="0"/>
          </w:rPr>
          <w:delText xml:space="preserve">e</w:delText>
        </w:r>
      </w:del>
      <w:r w:rsidDel="00000000" w:rsidR="00000000" w:rsidRPr="00000000">
        <w:rPr>
          <w:rtl w:val="0"/>
        </w:rPr>
        <w:t xml:space="preserve"> 12+ months gets a $500 LYMX grant (in LYMX, not cash) on their anniversary. Costs LYMX little, signals long-term partnership.</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Volume kickers.</w:t>
      </w:r>
      <w:r w:rsidDel="00000000" w:rsidR="00000000" w:rsidRPr="00000000">
        <w:rPr>
          <w:rtl w:val="0"/>
        </w:rPr>
        <w:t xml:space="preserve"> Any Partner who hits 5 G1 activations in a quarter gets an extra $500 cash bonus on top. Encourages bursts of activity.</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Holiday accelerator.</w:t>
      </w:r>
      <w:r w:rsidDel="00000000" w:rsidR="00000000" w:rsidRPr="00000000">
        <w:rPr>
          <w:rtl w:val="0"/>
        </w:rPr>
        <w:t xml:space="preserve"> December: double sign-up bonus ($</w:t>
      </w:r>
      <w:ins w:author="Kenny Lin" w:id="13" w:date="2026-04-28T02:03:24Z">
        <w:r w:rsidDel="00000000" w:rsidR="00000000" w:rsidRPr="00000000">
          <w:rPr>
            <w:rtl w:val="0"/>
          </w:rPr>
          <w:t xml:space="preserve">750</w:t>
        </w:r>
      </w:ins>
      <w:del w:author="Kenny Lin" w:id="13" w:date="2026-04-28T02:03:24Z">
        <w:r w:rsidDel="00000000" w:rsidR="00000000" w:rsidRPr="00000000">
          <w:rPr>
            <w:rtl w:val="0"/>
          </w:rPr>
          <w:delText xml:space="preserve">1,000</w:delText>
        </w:r>
      </w:del>
      <w:r w:rsidDel="00000000" w:rsidR="00000000" w:rsidRPr="00000000">
        <w:rPr>
          <w:rtl w:val="0"/>
        </w:rPr>
        <w:t xml:space="preserve"> instead of $500). Drives end-of-year recruiting.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xqfoclgcfjwm" w:id="5"/>
      <w:bookmarkEnd w:id="5"/>
      <w:r w:rsidDel="00000000" w:rsidR="00000000" w:rsidRPr="00000000">
        <w:rPr>
          <w:rtl w:val="0"/>
        </w:rPr>
        <w:t xml:space="preserve">2. Status &amp; tiers</w:t>
      </w:r>
    </w:p>
    <w:p w:rsidR="00000000" w:rsidDel="00000000" w:rsidP="00000000" w:rsidRDefault="00000000" w:rsidRPr="00000000" w14:paraId="00000021">
      <w:pPr>
        <w:pStyle w:val="Heading3"/>
        <w:rPr/>
      </w:pPr>
      <w:bookmarkStart w:colFirst="0" w:colLast="0" w:name="_vcfp8xszcprx" w:id="6"/>
      <w:bookmarkEnd w:id="6"/>
      <w:r w:rsidDel="00000000" w:rsidR="00000000" w:rsidRPr="00000000">
        <w:rPr>
          <w:rtl w:val="0"/>
        </w:rPr>
        <w:t xml:space="preserve">The four-tier ladder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What they unlock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Bronze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1+ active G1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Founding badge on profile, access to content hub, basic CRM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Silver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5+ active G1 OR 15+ in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$200/mo co-op marketing budget, priority lead routing in their metro, "Silver" badge on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Gold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15+ active G1 OR 50+ in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Featured on getlymx.com Partners page, monthly Partner Council seat, +1% override boost on G1, custom email (e.g. </w:t>
            </w:r>
            <w:hyperlink r:id="rId6">
              <w:r w:rsidDel="00000000" w:rsidR="00000000" w:rsidRPr="00000000">
                <w:rPr>
                  <w:color w:val="1155cc"/>
                  <w:u w:val="single"/>
                  <w:rtl w:val="0"/>
                </w:rPr>
                <w:t xml:space="preserve">maya@getlymx.com</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Platinum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40+ active G1 OR 150+ in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Quarterly all-expenses-paid summit, equity grant track</w:t>
            </w:r>
            <w:ins w:author="Kenny Lin" w:id="14" w:date="2026-04-28T02:05:05Z">
              <w:r w:rsidDel="00000000" w:rsidR="00000000" w:rsidRPr="00000000">
                <w:rPr>
                  <w:rtl w:val="0"/>
                </w:rPr>
                <w:t xml:space="preserve"> stock options?</w:t>
              </w:r>
            </w:ins>
            <w:r w:rsidDel="00000000" w:rsidR="00000000" w:rsidRPr="00000000">
              <w:rPr>
                <w:rtl w:val="0"/>
              </w:rPr>
              <w:t xml:space="preserve">, Master Partner candidacy, +2% override boost</w:t>
            </w:r>
          </w:p>
        </w:tc>
      </w:tr>
    </w:tbl>
    <w:p w:rsidR="00000000" w:rsidDel="00000000" w:rsidP="00000000" w:rsidRDefault="00000000" w:rsidRPr="00000000" w14:paraId="00000031">
      <w:pPr>
        <w:pStyle w:val="Heading3"/>
        <w:rPr/>
      </w:pPr>
      <w:bookmarkStart w:colFirst="0" w:colLast="0" w:name="_tnsvv243xx73" w:id="7"/>
      <w:bookmarkEnd w:id="7"/>
      <w:r w:rsidDel="00000000" w:rsidR="00000000" w:rsidRPr="00000000">
        <w:rPr>
          <w:rtl w:val="0"/>
        </w:rPr>
        <w:t xml:space="preserve">Why this works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Public ladder with concrete unlocks gives Partners a visible "next milestone."</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"I'm a Gold Partner" becomes part of their identity — they don't quit easily.</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Self-segregating: serious Partners climb fast; tire-kickers stay Bronze.</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Mostly self-funded — the unlocks are perks LYMX provides at low cost.</w:t>
      </w:r>
    </w:p>
    <w:p w:rsidR="00000000" w:rsidDel="00000000" w:rsidP="00000000" w:rsidRDefault="00000000" w:rsidRPr="00000000" w14:paraId="00000036">
      <w:pPr>
        <w:pStyle w:val="Heading3"/>
        <w:rPr/>
      </w:pPr>
      <w:bookmarkStart w:colFirst="0" w:colLast="0" w:name="_b71wnv2j1by1" w:id="8"/>
      <w:bookmarkEnd w:id="8"/>
      <w:r w:rsidDel="00000000" w:rsidR="00000000" w:rsidRPr="00000000">
        <w:rPr>
          <w:rtl w:val="0"/>
        </w:rPr>
        <w:t xml:space="preserve">Implementation</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Show current tier on </w:t>
      </w:r>
      <w:r w:rsidDel="00000000" w:rsidR="00000000" w:rsidRPr="00000000">
        <w:rPr>
          <w:rFonts w:ascii="Roboto Mono" w:cs="Roboto Mono" w:eastAsia="Roboto Mono" w:hAnsi="Roboto Mono"/>
          <w:color w:val="188038"/>
          <w:rtl w:val="0"/>
        </w:rPr>
        <w:t xml:space="preserve">rep-dashboard.html</w:t>
      </w:r>
      <w:r w:rsidDel="00000000" w:rsidR="00000000" w:rsidRPr="00000000">
        <w:rPr>
          <w:rtl w:val="0"/>
        </w:rPr>
        <w:t xml:space="preserve"> near the top.</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Show progress toward next tier ("3 more G1 activations to Silver").</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Add a </w:t>
      </w:r>
      <w:r w:rsidDel="00000000" w:rsidR="00000000" w:rsidRPr="00000000">
        <w:rPr>
          <w:rFonts w:ascii="Roboto Mono" w:cs="Roboto Mono" w:eastAsia="Roboto Mono" w:hAnsi="Roboto Mono"/>
          <w:color w:val="188038"/>
          <w:rtl w:val="0"/>
        </w:rPr>
        <w:t xml:space="preserve">partner-tiers.html</w:t>
      </w:r>
      <w:r w:rsidDel="00000000" w:rsidR="00000000" w:rsidRPr="00000000">
        <w:rPr>
          <w:rtl w:val="0"/>
        </w:rPr>
        <w:t xml:space="preserve"> page explaining all four tiers publicly — recruiting tool itself.</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wg5ueiyfr92y" w:id="9"/>
      <w:bookmarkEnd w:id="9"/>
      <w:r w:rsidDel="00000000" w:rsidR="00000000" w:rsidRPr="00000000">
        <w:rPr>
          <w:rtl w:val="0"/>
        </w:rPr>
        <w:t xml:space="preserve">3. Territory</w:t>
      </w:r>
    </w:p>
    <w:p w:rsidR="00000000" w:rsidDel="00000000" w:rsidP="00000000" w:rsidRDefault="00000000" w:rsidRPr="00000000" w14:paraId="0000003D">
      <w:pPr>
        <w:pStyle w:val="Heading3"/>
        <w:rPr/>
      </w:pPr>
      <w:bookmarkStart w:colFirst="0" w:colLast="0" w:name="_7ylhxfiadyor" w:id="10"/>
      <w:bookmarkEnd w:id="10"/>
      <w:r w:rsidDel="00000000" w:rsidR="00000000" w:rsidRPr="00000000">
        <w:rPr>
          <w:rtl w:val="0"/>
        </w:rPr>
        <w:t xml:space="preserve">The trap to avoid</w:t>
      </w:r>
    </w:p>
    <w:p w:rsidR="00000000" w:rsidDel="00000000" w:rsidP="00000000" w:rsidRDefault="00000000" w:rsidRPr="00000000" w14:paraId="0000003E">
      <w:pPr>
        <w:rPr/>
      </w:pPr>
      <w:r w:rsidDel="00000000" w:rsidR="00000000" w:rsidRPr="00000000">
        <w:rPr>
          <w:rtl w:val="0"/>
        </w:rPr>
        <w:t xml:space="preserve">Strict territories ("Sacramento is mine, you can't recruit here") sound clean but break in practice: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Online recruiters who live in Roseville want to recruit Sacramento Businesses</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Inbound leads from a city without a "local" Partner go nowhere</w:t>
      </w:r>
    </w:p>
    <w:p w:rsidR="00000000" w:rsidDel="00000000" w:rsidP="00000000" w:rsidRDefault="00000000" w:rsidRPr="00000000" w14:paraId="00000042">
      <w:pPr>
        <w:numPr>
          <w:ilvl w:val="0"/>
          <w:numId w:val="2"/>
        </w:numPr>
        <w:ind w:left="720" w:hanging="360"/>
        <w:rPr>
          <w:ins w:author="Kenny Lin" w:id="15" w:date="2026-04-28T02:06:50Z"/>
        </w:rPr>
      </w:pPr>
      <w:r w:rsidDel="00000000" w:rsidR="00000000" w:rsidRPr="00000000">
        <w:rPr>
          <w:rtl w:val="0"/>
        </w:rPr>
        <w:t xml:space="preserve">Disputes over "who got there first" become drama</w:t>
      </w:r>
      <w:ins w:author="Kenny Lin" w:id="15" w:date="2026-04-28T02:06:50Z">
        <w:r w:rsidDel="00000000" w:rsidR="00000000" w:rsidRPr="00000000">
          <w:rPr>
            <w:rtl w:val="0"/>
          </w:rPr>
        </w:r>
      </w:ins>
    </w:p>
    <w:p w:rsidR="00000000" w:rsidDel="00000000" w:rsidP="00000000" w:rsidRDefault="00000000" w:rsidRPr="00000000" w14:paraId="00000043">
      <w:pPr>
        <w:rPr>
          <w:ins w:author="Kenny Lin" w:id="15" w:date="2026-04-28T02:06:50Z"/>
        </w:rPr>
      </w:pPr>
      <w:ins w:author="Kenny Lin" w:id="15" w:date="2026-04-28T02:06:50Z">
        <w:r w:rsidDel="00000000" w:rsidR="00000000" w:rsidRPr="00000000">
          <w:rPr>
            <w:rtl w:val="0"/>
          </w:rPr>
          <w:t xml:space="preserve">I did not mean to set teritory to block anyone to recruit in any city, the teritory is meant to reward a leader who is willing to spend their time and money, even set up a local office, we can offer them extra % from all businsses within their territory, this should not effect anyone recruiting, this way, this territory leader will spend their own money to bring recruiter into their own city helling recruiting, such as setting up road shows, live presetntaions etc. </w:t>
        </w:r>
      </w:ins>
    </w:p>
    <w:p w:rsidR="00000000" w:rsidDel="00000000" w:rsidP="00000000" w:rsidRDefault="00000000" w:rsidRPr="00000000" w14:paraId="00000044">
      <w:pPr>
        <w:pPrChange w:author="Kenny Lin" w:id="0" w:date="2026-04-28T02:06:50Z">
          <w:pPr>
            <w:numPr>
              <w:ilvl w:val="0"/>
              <w:numId w:val="2"/>
            </w:numPr>
            <w:ind w:left="720" w:hanging="360"/>
          </w:pPr>
        </w:pPrChange>
      </w:pPr>
      <w:ins w:author="Kenny Lin" w:id="15" w:date="2026-04-28T02:06:50Z">
        <w:r w:rsidDel="00000000" w:rsidR="00000000" w:rsidRPr="00000000">
          <w:rPr>
            <w:rtl w:val="0"/>
          </w:rPr>
          <w:t xml:space="preserve">With this set up, the training below, and motivation of partners, demos </w:t>
        </w:r>
        <w:r w:rsidDel="00000000" w:rsidR="00000000" w:rsidRPr="00000000">
          <w:rPr>
            <w:rtl w:val="0"/>
            <w:rPrChange w:author="Kenny Lin" w:id="16" w:date="2026-04-28T02:06:50Z">
              <w:rPr/>
            </w:rPrChange>
          </w:rPr>
          <w:t xml:space="preserve">will be</w:t>
        </w:r>
        <w:r w:rsidDel="00000000" w:rsidR="00000000" w:rsidRPr="00000000">
          <w:rPr>
            <w:rtl w:val="0"/>
          </w:rPr>
          <w:t xml:space="preserve"> done by </w:t>
        </w:r>
        <w:r w:rsidDel="00000000" w:rsidR="00000000" w:rsidRPr="00000000">
          <w:rPr>
            <w:rtl w:val="0"/>
            <w:rPrChange w:author="Kenny Lin" w:id="16" w:date="2026-04-28T02:06:50Z">
              <w:rPr/>
            </w:rPrChange>
          </w:rPr>
          <w:t xml:space="preserve">territory</w:t>
        </w:r>
        <w:r w:rsidDel="00000000" w:rsidR="00000000" w:rsidRPr="00000000">
          <w:rPr>
            <w:rtl w:val="0"/>
          </w:rPr>
          <w:t xml:space="preserve"> leaders, partners will bring new businsses to the event hosted by the territory leader. He cecomes a real business owner in that city,and he benifits from every business in the city.partners beneift stays untouched</w:t>
        </w:r>
      </w:ins>
      <w:r w:rsidDel="00000000" w:rsidR="00000000" w:rsidRPr="00000000">
        <w:rPr>
          <w:rtl w:val="0"/>
        </w:rPr>
      </w:r>
    </w:p>
    <w:p w:rsidR="00000000" w:rsidDel="00000000" w:rsidP="00000000" w:rsidRDefault="00000000" w:rsidRPr="00000000" w14:paraId="00000045">
      <w:pPr>
        <w:pStyle w:val="Heading3"/>
        <w:rPr/>
      </w:pPr>
      <w:bookmarkStart w:colFirst="0" w:colLast="0" w:name="_h2164gi3ear2" w:id="11"/>
      <w:bookmarkEnd w:id="11"/>
      <w:r w:rsidDel="00000000" w:rsidR="00000000" w:rsidRPr="00000000">
        <w:rPr>
          <w:rtl w:val="0"/>
        </w:rPr>
        <w:t xml:space="preserve">What works for early-stage networks: </w:t>
      </w:r>
      <w:r w:rsidDel="00000000" w:rsidR="00000000" w:rsidRPr="00000000">
        <w:rPr>
          <w:b w:val="1"/>
          <w:bCs w:val="1"/>
          <w:rtl w:val="0"/>
        </w:rPr>
        <w:t xml:space="preserve">soft territories with first-mover protection</w:t>
      </w:r>
      <w:r w:rsidDel="00000000" w:rsidR="00000000" w:rsidRPr="00000000">
        <w:rPr>
          <w:rtl w:val="0"/>
        </w:rPr>
      </w:r>
    </w:p>
    <w:p w:rsidR="00000000" w:rsidDel="00000000" w:rsidP="00000000" w:rsidRDefault="00000000" w:rsidRPr="00000000" w14:paraId="00000046">
      <w:pPr>
        <w:pStyle w:val="Heading4"/>
        <w:rPr/>
      </w:pPr>
      <w:bookmarkStart w:colFirst="0" w:colLast="0" w:name="_cco85t4gy67w" w:id="12"/>
      <w:bookmarkEnd w:id="12"/>
      <w:r w:rsidDel="00000000" w:rsidR="00000000" w:rsidRPr="00000000">
        <w:rPr>
          <w:rFonts w:ascii="Arial Unicode MS" w:cs="Arial Unicode MS" w:eastAsia="Arial Unicode MS" w:hAnsi="Arial Unicode MS"/>
          <w:rtl w:val="0"/>
        </w:rPr>
        <w:t xml:space="preserve">Phase 1 (now → first 50 Businesses)</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No formal territories.</w:t>
      </w:r>
      <w:r w:rsidDel="00000000" w:rsidR="00000000" w:rsidRPr="00000000">
        <w:rPr>
          <w:rtl w:val="0"/>
        </w:rPr>
        <w:t xml:space="preserve"> Anyone can recruit anyone, anywhere.</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First-mover lock</w:t>
      </w:r>
      <w:r w:rsidDel="00000000" w:rsidR="00000000" w:rsidRPr="00000000">
        <w:rPr>
          <w:rtl w:val="0"/>
        </w:rPr>
        <w:t xml:space="preserve">: The Partner who recruits a Business has them as G1 forever — already true via the MGC tree. No additional rules needed.</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Founding Partner badge</w:t>
      </w:r>
      <w:r w:rsidDel="00000000" w:rsidR="00000000" w:rsidRPr="00000000">
        <w:rPr>
          <w:rtl w:val="0"/>
        </w:rPr>
        <w:t xml:space="preserve"> for the first 50 Partners. Permanent badge on their profile, recognition forever.</w:t>
      </w:r>
    </w:p>
    <w:p w:rsidR="00000000" w:rsidDel="00000000" w:rsidP="00000000" w:rsidRDefault="00000000" w:rsidRPr="00000000" w14:paraId="0000004A">
      <w:pPr>
        <w:pStyle w:val="Heading4"/>
        <w:rPr/>
      </w:pPr>
      <w:bookmarkStart w:colFirst="0" w:colLast="0" w:name="_4pme4h50ir91" w:id="13"/>
      <w:bookmarkEnd w:id="13"/>
      <w:r w:rsidDel="00000000" w:rsidR="00000000" w:rsidRPr="00000000">
        <w:rPr>
          <w:rFonts w:ascii="Arial Unicode MS" w:cs="Arial Unicode MS" w:eastAsia="Arial Unicode MS" w:hAnsi="Arial Unicode MS"/>
          <w:rtl w:val="0"/>
        </w:rPr>
        <w:t xml:space="preserve">Phase 2 (50 → 500 Businesses)</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City Champion program</w:t>
      </w:r>
      <w:r w:rsidDel="00000000" w:rsidR="00000000" w:rsidRPr="00000000">
        <w:rPr>
          <w:rtl w:val="0"/>
        </w:rPr>
        <w:t xml:space="preserve">: Any Partner with 5+ active G1 Businesses in a single metro becomes the City Champion of that metro.</w:t>
      </w:r>
    </w:p>
    <w:p w:rsidR="00000000" w:rsidDel="00000000" w:rsidP="00000000" w:rsidRDefault="00000000" w:rsidRPr="00000000" w14:paraId="0000004C">
      <w:pPr>
        <w:numPr>
          <w:ilvl w:val="1"/>
          <w:numId w:val="2"/>
        </w:numPr>
        <w:ind w:left="1440" w:hanging="360"/>
      </w:pPr>
      <w:r w:rsidDel="00000000" w:rsidR="00000000" w:rsidRPr="00000000">
        <w:rPr>
          <w:rtl w:val="0"/>
        </w:rPr>
        <w:t xml:space="preserve">Gets featured on the homepage's "Powered by LYMX in [city]" callout</w:t>
      </w:r>
    </w:p>
    <w:p w:rsidR="00000000" w:rsidDel="00000000" w:rsidP="00000000" w:rsidRDefault="00000000" w:rsidRPr="00000000" w14:paraId="0000004D">
      <w:pPr>
        <w:numPr>
          <w:ilvl w:val="1"/>
          <w:numId w:val="2"/>
        </w:numPr>
        <w:ind w:left="1440" w:hanging="360"/>
      </w:pPr>
      <w:r w:rsidDel="00000000" w:rsidR="00000000" w:rsidRPr="00000000">
        <w:rPr>
          <w:rtl w:val="0"/>
        </w:rPr>
        <w:t xml:space="preserve">Receives $200/mo co-op marketing budget for that metro</w:t>
      </w:r>
    </w:p>
    <w:p w:rsidR="00000000" w:rsidDel="00000000" w:rsidP="00000000" w:rsidRDefault="00000000" w:rsidRPr="00000000" w14:paraId="0000004E">
      <w:pPr>
        <w:numPr>
          <w:ilvl w:val="1"/>
          <w:numId w:val="2"/>
        </w:numPr>
        <w:ind w:left="1440" w:hanging="360"/>
      </w:pPr>
      <w:r w:rsidDel="00000000" w:rsidR="00000000" w:rsidRPr="00000000">
        <w:rPr>
          <w:rtl w:val="0"/>
        </w:rPr>
        <w:t xml:space="preserve">First right of refusal on inbound leads from that metro</w:t>
      </w:r>
    </w:p>
    <w:p w:rsidR="00000000" w:rsidDel="00000000" w:rsidP="00000000" w:rsidRDefault="00000000" w:rsidRPr="00000000" w14:paraId="0000004F">
      <w:pPr>
        <w:numPr>
          <w:ilvl w:val="1"/>
          <w:numId w:val="2"/>
        </w:numPr>
        <w:ind w:left="1440" w:hanging="360"/>
      </w:pPr>
      <w:r w:rsidDel="00000000" w:rsidR="00000000" w:rsidRPr="00000000">
        <w:rPr>
          <w:rtl w:val="0"/>
        </w:rPr>
        <w:t xml:space="preserve">Custom email like </w:t>
      </w:r>
      <w:r w:rsidDel="00000000" w:rsidR="00000000" w:rsidRPr="00000000">
        <w:rPr>
          <w:rFonts w:ascii="Roboto Mono" w:cs="Roboto Mono" w:eastAsia="Roboto Mono" w:hAnsi="Roboto Mono"/>
          <w:color w:val="188038"/>
          <w:rtl w:val="0"/>
        </w:rPr>
        <w:t xml:space="preserve">maya@sacramento.getlymx.com</w:t>
      </w:r>
      <w:r w:rsidDel="00000000" w:rsidR="00000000" w:rsidRPr="00000000">
        <w:rPr>
          <w:rtl w:val="0"/>
        </w:rPr>
      </w:r>
    </w:p>
    <w:p w:rsidR="00000000" w:rsidDel="00000000" w:rsidP="00000000" w:rsidRDefault="00000000" w:rsidRPr="00000000" w14:paraId="00000050">
      <w:pPr>
        <w:numPr>
          <w:ilvl w:val="1"/>
          <w:numId w:val="2"/>
        </w:numPr>
        <w:ind w:left="1440" w:hanging="360"/>
      </w:pPr>
      <w:r w:rsidDel="00000000" w:rsidR="00000000" w:rsidRPr="00000000">
        <w:rPr>
          <w:rtl w:val="0"/>
        </w:rPr>
        <w:t xml:space="preserve">Champion status is </w:t>
      </w:r>
      <w:r w:rsidDel="00000000" w:rsidR="00000000" w:rsidRPr="00000000">
        <w:rPr>
          <w:b w:val="1"/>
          <w:bCs w:val="1"/>
          <w:rtl w:val="0"/>
        </w:rPr>
        <w:t xml:space="preserve">non-exclusive</w:t>
      </w:r>
      <w:r w:rsidDel="00000000" w:rsidR="00000000" w:rsidRPr="00000000">
        <w:rPr>
          <w:rtl w:val="0"/>
        </w:rPr>
        <w:t xml:space="preserve"> — other Partners can still recruit in the city. The Champion just gets the bonus and the visibility.</w:t>
      </w:r>
    </w:p>
    <w:p w:rsidR="00000000" w:rsidDel="00000000" w:rsidP="00000000" w:rsidRDefault="00000000" w:rsidRPr="00000000" w14:paraId="00000051">
      <w:pPr>
        <w:pStyle w:val="Heading4"/>
        <w:rPr/>
      </w:pPr>
      <w:bookmarkStart w:colFirst="0" w:colLast="0" w:name="_6jeer7vs31jl" w:id="14"/>
      <w:bookmarkEnd w:id="14"/>
      <w:r w:rsidDel="00000000" w:rsidR="00000000" w:rsidRPr="00000000">
        <w:rPr>
          <w:rtl w:val="0"/>
        </w:rPr>
        <w:t xml:space="preserve">Phase 3 (at scale, 500+ Businesses)</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Optional formal territory</w:t>
      </w:r>
      <w:r w:rsidDel="00000000" w:rsidR="00000000" w:rsidRPr="00000000">
        <w:rPr>
          <w:rtl w:val="0"/>
        </w:rPr>
        <w:t xml:space="preserve">: Partners who hit Platinum can opt into an exclusive city/metro for a flat annual fee (e.g., $5,000) or a quota (e.g., 20 G1 activations/year).</w:t>
      </w:r>
    </w:p>
    <w:p w:rsidR="00000000" w:rsidDel="00000000" w:rsidP="00000000" w:rsidRDefault="00000000" w:rsidRPr="00000000" w14:paraId="00000053">
      <w:pPr>
        <w:numPr>
          <w:ilvl w:val="1"/>
          <w:numId w:val="2"/>
        </w:numPr>
        <w:ind w:left="1440" w:hanging="360"/>
      </w:pPr>
      <w:r w:rsidDel="00000000" w:rsidR="00000000" w:rsidRPr="00000000">
        <w:rPr>
          <w:rtl w:val="0"/>
        </w:rPr>
        <w:t xml:space="preserve">In exchange: 100% of inbound leads route to them, +3% override on every Business in that city even ones they didn't recruit, exclusive marketing rights.</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Most Partners won't want this — it's only for the serious operators.</w:t>
      </w:r>
    </w:p>
    <w:p w:rsidR="00000000" w:rsidDel="00000000" w:rsidP="00000000" w:rsidRDefault="00000000" w:rsidRPr="00000000" w14:paraId="00000055">
      <w:pPr>
        <w:pStyle w:val="Heading3"/>
        <w:rPr/>
      </w:pPr>
      <w:bookmarkStart w:colFirst="0" w:colLast="0" w:name="_z8avatlw3yxk" w:id="15"/>
      <w:bookmarkEnd w:id="15"/>
      <w:r w:rsidDel="00000000" w:rsidR="00000000" w:rsidRPr="00000000">
        <w:rPr>
          <w:rtl w:val="0"/>
        </w:rPr>
        <w:t xml:space="preserve">Why this beats strict territories</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New Partners aren't locked out by accident of geography.</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Active recruiters get rewarded with City Champion status without locking out competitors.</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Top operators eventually get exclusive turf if they want it — by earning it.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l0fybcdqxrzd" w:id="16"/>
      <w:bookmarkEnd w:id="16"/>
      <w:r w:rsidDel="00000000" w:rsidR="00000000" w:rsidRPr="00000000">
        <w:rPr>
          <w:rtl w:val="0"/>
        </w:rPr>
        <w:t xml:space="preserve">4. Tools (content hub + CRM)</w:t>
      </w:r>
    </w:p>
    <w:p w:rsidR="00000000" w:rsidDel="00000000" w:rsidP="00000000" w:rsidRDefault="00000000" w:rsidRPr="00000000" w14:paraId="0000005C">
      <w:pPr>
        <w:rPr/>
      </w:pPr>
      <w:r w:rsidDel="00000000" w:rsidR="00000000" w:rsidRPr="00000000">
        <w:rPr>
          <w:rtl w:val="0"/>
        </w:rPr>
        <w:t xml:space="preserve">This is where Partners drop out fastest if you don't help them. The single most valuable thing you can give a Partner is </w:t>
      </w:r>
      <w:r w:rsidDel="00000000" w:rsidR="00000000" w:rsidRPr="00000000">
        <w:rPr>
          <w:b w:val="1"/>
          <w:bCs w:val="1"/>
          <w:rtl w:val="0"/>
        </w:rPr>
        <w:t xml:space="preserve">a script and a slide deck so they don't have to invent the pitch themselves</w:t>
      </w:r>
      <w:r w:rsidDel="00000000" w:rsidR="00000000" w:rsidRPr="00000000">
        <w:rPr>
          <w:rtl w:val="0"/>
        </w:rPr>
        <w:t xml:space="preserve">.</w:t>
      </w:r>
    </w:p>
    <w:p w:rsidR="00000000" w:rsidDel="00000000" w:rsidP="00000000" w:rsidRDefault="00000000" w:rsidRPr="00000000" w14:paraId="0000005D">
      <w:pPr>
        <w:pStyle w:val="Heading3"/>
        <w:rPr/>
      </w:pPr>
      <w:bookmarkStart w:colFirst="0" w:colLast="0" w:name="_jr2hjg1uvna9" w:id="17"/>
      <w:bookmarkEnd w:id="17"/>
      <w:r w:rsidDel="00000000" w:rsidR="00000000" w:rsidRPr="00000000">
        <w:rPr>
          <w:rtl w:val="0"/>
        </w:rPr>
        <w:t xml:space="preserve">The Partner Sales Kit (deliver in a content hub)</w:t>
      </w:r>
    </w:p>
    <w:p w:rsidR="00000000" w:rsidDel="00000000" w:rsidP="00000000" w:rsidRDefault="00000000" w:rsidRPr="00000000" w14:paraId="0000005E">
      <w:pPr>
        <w:rPr/>
      </w:pPr>
      <w:r w:rsidDel="00000000" w:rsidR="00000000" w:rsidRPr="00000000">
        <w:rPr>
          <w:b w:val="1"/>
          <w:bCs w:val="1"/>
          <w:rtl w:val="0"/>
        </w:rPr>
        <w:t xml:space="preserve">Cold-outreach assets: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30-second elevator pitch (memorized version + written)</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1-page leave-behind PDF (front: value prop, back: economics)</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Email templates (3 versions: warm, cold, follow-up)</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Text/SMS templates for scheduling demos</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Phone script with objection handlers ("LYMX vs. cryptocurrency", "what about my existing loyalty program?")</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Demo assets: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10-slide pitch deck (.pptx + Google Slides)</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30-second explainer video</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Sample Business Activation Kit they can show on a phone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Closing assets: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Standard Partner Agreement (Google Docs link)</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FAQ for hesitant Businesses (legal/compliance, opt-out, comparison vs. ads)</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"First 30 days" success guide for new Businesses</w:t>
      </w:r>
    </w:p>
    <w:p w:rsidR="00000000" w:rsidDel="00000000" w:rsidP="00000000" w:rsidRDefault="00000000" w:rsidRPr="00000000" w14:paraId="00000071">
      <w:pPr>
        <w:pStyle w:val="Heading3"/>
        <w:rPr/>
      </w:pPr>
      <w:bookmarkStart w:colFirst="0" w:colLast="0" w:name="_f7egg5i4v3p0" w:id="18"/>
      <w:bookmarkEnd w:id="18"/>
      <w:r w:rsidDel="00000000" w:rsidR="00000000" w:rsidRPr="00000000">
        <w:rPr>
          <w:rtl w:val="0"/>
        </w:rPr>
        <w:t xml:space="preserve">CRM</w:t>
      </w:r>
    </w:p>
    <w:p w:rsidR="00000000" w:rsidDel="00000000" w:rsidP="00000000" w:rsidRDefault="00000000" w:rsidRPr="00000000" w14:paraId="00000072">
      <w:pPr>
        <w:rPr/>
      </w:pPr>
      <w:r w:rsidDel="00000000" w:rsidR="00000000" w:rsidRPr="00000000">
        <w:rPr>
          <w:rtl w:val="0"/>
        </w:rPr>
        <w:t xml:space="preserve">A simple lightweight tool inside the Partner portal: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Add a prospect (name, business, contact, status)</w:t>
      </w:r>
    </w:p>
    <w:p w:rsidR="00000000" w:rsidDel="00000000" w:rsidP="00000000" w:rsidRDefault="00000000" w:rsidRPr="00000000" w14:paraId="00000075">
      <w:pPr>
        <w:numPr>
          <w:ilvl w:val="0"/>
          <w:numId w:val="2"/>
        </w:numPr>
        <w:ind w:left="720" w:hanging="360"/>
      </w:pPr>
      <w:r w:rsidDel="00000000" w:rsidR="00000000" w:rsidRPr="00000000">
        <w:rPr>
          <w:rFonts w:ascii="Arial Unicode MS" w:cs="Arial Unicode MS" w:eastAsia="Arial Unicode MS" w:hAnsi="Arial Unicode MS"/>
          <w:rtl w:val="0"/>
        </w:rPr>
        <w:t xml:space="preserve">Status pipeline: Cold → Warmed → Demo Scheduled → In Trial → Activated → Inactive</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Notes per prospect, last contact date</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Reminder system: "follow up with X in 7 days"</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Auto-pull activated prospects into the Partner's downline tree</w:t>
      </w:r>
    </w:p>
    <w:p w:rsidR="00000000" w:rsidDel="00000000" w:rsidP="00000000" w:rsidRDefault="00000000" w:rsidRPr="00000000" w14:paraId="00000079">
      <w:pPr>
        <w:pStyle w:val="Heading3"/>
        <w:rPr/>
      </w:pPr>
      <w:bookmarkStart w:colFirst="0" w:colLast="0" w:name="_q1r5jta3y9vn" w:id="19"/>
      <w:bookmarkEnd w:id="19"/>
      <w:r w:rsidDel="00000000" w:rsidR="00000000" w:rsidRPr="00000000">
        <w:rPr>
          <w:rtl w:val="0"/>
        </w:rPr>
        <w:t xml:space="preserve">Training</w:t>
      </w:r>
    </w:p>
    <w:p w:rsidR="00000000" w:rsidDel="00000000" w:rsidP="00000000" w:rsidRDefault="00000000" w:rsidRPr="00000000" w14:paraId="0000007A">
      <w:pPr>
        <w:rPr/>
      </w:pPr>
      <w:r w:rsidDel="00000000" w:rsidR="00000000" w:rsidRPr="00000000">
        <w:rPr>
          <w:rtl w:val="0"/>
        </w:rPr>
        <w:t xml:space="preserve">Optional, but powerful. A 30-min video course at </w:t>
      </w:r>
      <w:r w:rsidDel="00000000" w:rsidR="00000000" w:rsidRPr="00000000">
        <w:rPr>
          <w:rFonts w:ascii="Roboto Mono" w:cs="Roboto Mono" w:eastAsia="Roboto Mono" w:hAnsi="Roboto Mono"/>
          <w:color w:val="188038"/>
          <w:rtl w:val="0"/>
        </w:rPr>
        <w:t xml:space="preserve">partner-academy.html</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Module 1: How LYMX works (10 min)</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Module 2: Common objections and how to handle them (10 min)</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Module 3: How to run a 15-minute Business demo (10 min)</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Quiz at end. Pass = "Certified Partner" badge.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8fjqg9vxdu3c" w:id="20"/>
      <w:bookmarkEnd w:id="20"/>
      <w:r w:rsidDel="00000000" w:rsidR="00000000" w:rsidRPr="00000000">
        <w:rPr>
          <w:rtl w:val="0"/>
        </w:rPr>
        <w:t xml:space="preserve">5. Recognition &amp; community</w:t>
      </w:r>
    </w:p>
    <w:p w:rsidR="00000000" w:rsidDel="00000000" w:rsidP="00000000" w:rsidRDefault="00000000" w:rsidRPr="00000000" w14:paraId="00000083">
      <w:pPr>
        <w:pStyle w:val="Heading3"/>
        <w:rPr/>
      </w:pPr>
      <w:bookmarkStart w:colFirst="0" w:colLast="0" w:name="_bbgp5x6q9e8r" w:id="21"/>
      <w:bookmarkEnd w:id="21"/>
      <w:r w:rsidDel="00000000" w:rsidR="00000000" w:rsidRPr="00000000">
        <w:rPr>
          <w:rtl w:val="0"/>
        </w:rPr>
        <w:t xml:space="preserve">Public recognition</w:t>
      </w:r>
    </w:p>
    <w:p w:rsidR="00000000" w:rsidDel="00000000" w:rsidP="00000000" w:rsidRDefault="00000000" w:rsidRPr="00000000" w14:paraId="00000084">
      <w:pPr>
        <w:numPr>
          <w:ilvl w:val="0"/>
          <w:numId w:val="2"/>
        </w:numPr>
        <w:ind w:left="720" w:hanging="360"/>
      </w:pPr>
      <w:r w:rsidDel="00000000" w:rsidR="00000000" w:rsidRPr="00000000">
        <w:rPr>
          <w:b w:val="1"/>
          <w:bCs w:val="1"/>
          <w:rtl w:val="0"/>
        </w:rPr>
        <w:t xml:space="preserve">Leaderboard</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rep-dashboard.html</w:t>
      </w:r>
      <w:r w:rsidDel="00000000" w:rsidR="00000000" w:rsidRPr="00000000">
        <w:rPr>
          <w:rtl w:val="0"/>
        </w:rPr>
        <w:t xml:space="preserve"> (already built — top recruiters this month, network-wide)</w:t>
      </w:r>
    </w:p>
    <w:p w:rsidR="00000000" w:rsidDel="00000000" w:rsidP="00000000" w:rsidRDefault="00000000" w:rsidRPr="00000000" w14:paraId="00000085">
      <w:pPr>
        <w:numPr>
          <w:ilvl w:val="0"/>
          <w:numId w:val="2"/>
        </w:numPr>
        <w:ind w:left="720" w:hanging="360"/>
      </w:pPr>
      <w:r w:rsidDel="00000000" w:rsidR="00000000" w:rsidRPr="00000000">
        <w:rPr>
          <w:b w:val="1"/>
          <w:bCs w:val="1"/>
          <w:rtl w:val="0"/>
        </w:rPr>
        <w:t xml:space="preserve">Monthly newsletter spotlight</w:t>
      </w:r>
      <w:r w:rsidDel="00000000" w:rsidR="00000000" w:rsidRPr="00000000">
        <w:rPr>
          <w:rtl w:val="0"/>
        </w:rPr>
        <w:t xml:space="preserve"> — feature one Partner's story per issue, with photo and quote</w:t>
      </w:r>
    </w:p>
    <w:p w:rsidR="00000000" w:rsidDel="00000000" w:rsidP="00000000" w:rsidRDefault="00000000" w:rsidRPr="00000000" w14:paraId="00000086">
      <w:pPr>
        <w:numPr>
          <w:ilvl w:val="0"/>
          <w:numId w:val="2"/>
        </w:numPr>
        <w:ind w:left="720" w:hanging="360"/>
      </w:pPr>
      <w:r w:rsidDel="00000000" w:rsidR="00000000" w:rsidRPr="00000000">
        <w:rPr>
          <w:b w:val="1"/>
          <w:bCs w:val="1"/>
          <w:rtl w:val="0"/>
        </w:rPr>
        <w:t xml:space="preserve">Founding Partner badge</w:t>
      </w:r>
      <w:r w:rsidDel="00000000" w:rsidR="00000000" w:rsidRPr="00000000">
        <w:rPr>
          <w:rtl w:val="0"/>
        </w:rPr>
        <w:t xml:space="preserve"> for the first 50 — permanent, public on their profile</w:t>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Champion / Tier badges</w:t>
      </w:r>
      <w:r w:rsidDel="00000000" w:rsidR="00000000" w:rsidRPr="00000000">
        <w:rPr>
          <w:rtl w:val="0"/>
        </w:rPr>
        <w:t xml:space="preserve"> as described above</w:t>
      </w:r>
    </w:p>
    <w:p w:rsidR="00000000" w:rsidDel="00000000" w:rsidP="00000000" w:rsidRDefault="00000000" w:rsidRPr="00000000" w14:paraId="00000088">
      <w:pPr>
        <w:pStyle w:val="Heading3"/>
        <w:rPr/>
      </w:pPr>
      <w:bookmarkStart w:colFirst="0" w:colLast="0" w:name="_wfwlmo3xafqs" w:id="22"/>
      <w:bookmarkEnd w:id="22"/>
      <w:r w:rsidDel="00000000" w:rsidR="00000000" w:rsidRPr="00000000">
        <w:rPr>
          <w:rtl w:val="0"/>
        </w:rPr>
        <w:t xml:space="preserve">Private community</w:t>
      </w:r>
    </w:p>
    <w:p w:rsidR="00000000" w:rsidDel="00000000" w:rsidP="00000000" w:rsidRDefault="00000000" w:rsidRPr="00000000" w14:paraId="00000089">
      <w:pPr>
        <w:numPr>
          <w:ilvl w:val="0"/>
          <w:numId w:val="2"/>
        </w:numPr>
        <w:ind w:left="720" w:hanging="360"/>
      </w:pPr>
      <w:r w:rsidDel="00000000" w:rsidR="00000000" w:rsidRPr="00000000">
        <w:rPr>
          <w:b w:val="1"/>
          <w:bCs w:val="1"/>
          <w:rtl w:val="0"/>
        </w:rPr>
        <w:t xml:space="preserve">Partner Slack/Discord</w:t>
      </w:r>
      <w:r w:rsidDel="00000000" w:rsidR="00000000" w:rsidRPr="00000000">
        <w:rPr>
          <w:rtl w:val="0"/>
        </w:rPr>
        <w:t xml:space="preserve"> — invite-only, segmented by tier (Bronze in one channel, Silver+ in another)</w:t>
      </w:r>
    </w:p>
    <w:p w:rsidR="00000000" w:rsidDel="00000000" w:rsidP="00000000" w:rsidRDefault="00000000" w:rsidRPr="00000000" w14:paraId="0000008A">
      <w:pPr>
        <w:numPr>
          <w:ilvl w:val="0"/>
          <w:numId w:val="2"/>
        </w:numPr>
        <w:ind w:left="720" w:hanging="360"/>
      </w:pPr>
      <w:r w:rsidDel="00000000" w:rsidR="00000000" w:rsidRPr="00000000">
        <w:rPr>
          <w:b w:val="1"/>
          <w:bCs w:val="1"/>
          <w:rtl w:val="0"/>
        </w:rPr>
        <w:t xml:space="preserve">Monthly Partner Calls</w:t>
      </w:r>
      <w:r w:rsidDel="00000000" w:rsidR="00000000" w:rsidRPr="00000000">
        <w:rPr>
          <w:rtl w:val="0"/>
        </w:rPr>
        <w:t xml:space="preserve"> — 30-min Zoom, you (Kenny) share roadmap + answer questions</w:t>
      </w:r>
    </w:p>
    <w:p w:rsidR="00000000" w:rsidDel="00000000" w:rsidP="00000000" w:rsidRDefault="00000000" w:rsidRPr="00000000" w14:paraId="0000008B">
      <w:pPr>
        <w:numPr>
          <w:ilvl w:val="0"/>
          <w:numId w:val="2"/>
        </w:numPr>
        <w:ind w:left="720" w:hanging="360"/>
      </w:pPr>
      <w:r w:rsidDel="00000000" w:rsidR="00000000" w:rsidRPr="00000000">
        <w:rPr>
          <w:b w:val="1"/>
          <w:bCs w:val="1"/>
          <w:rtl w:val="0"/>
        </w:rPr>
        <w:t xml:space="preserve">Quarterly Partner Summit</w:t>
      </w:r>
      <w:r w:rsidDel="00000000" w:rsidR="00000000" w:rsidRPr="00000000">
        <w:rPr>
          <w:rtl w:val="0"/>
        </w:rPr>
        <w:t xml:space="preserve"> — Gold+ tier, in-person event in Sacramento (or wherever)</w:t>
      </w:r>
    </w:p>
    <w:p w:rsidR="00000000" w:rsidDel="00000000" w:rsidP="00000000" w:rsidRDefault="00000000" w:rsidRPr="00000000" w14:paraId="0000008C">
      <w:pPr>
        <w:pStyle w:val="Heading3"/>
        <w:rPr/>
      </w:pPr>
      <w:bookmarkStart w:colFirst="0" w:colLast="0" w:name="_jflyxhcamfd" w:id="23"/>
      <w:bookmarkEnd w:id="23"/>
      <w:r w:rsidDel="00000000" w:rsidR="00000000" w:rsidRPr="00000000">
        <w:rPr>
          <w:rtl w:val="0"/>
        </w:rPr>
        <w:t xml:space="preserve">Public-facing</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partners.html</w:t>
      </w:r>
      <w:r w:rsidDel="00000000" w:rsidR="00000000" w:rsidRPr="00000000">
        <w:rPr>
          <w:rtl w:val="0"/>
        </w:rPr>
        <w:t xml:space="preserve"> page on the public site listing top Partners (opt-in) with their photo, metro, and Champion status. Partners get a real digital business card.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cb5buwata3bl" w:id="24"/>
      <w:bookmarkEnd w:id="24"/>
      <w:r w:rsidDel="00000000" w:rsidR="00000000" w:rsidRPr="00000000">
        <w:rPr>
          <w:rtl w:val="0"/>
        </w:rPr>
        <w:t xml:space="preserve">6. Career path</w:t>
      </w:r>
    </w:p>
    <w:p w:rsidR="00000000" w:rsidDel="00000000" w:rsidP="00000000" w:rsidRDefault="00000000" w:rsidRPr="00000000" w14:paraId="00000091">
      <w:pPr>
        <w:rPr/>
      </w:pPr>
      <w:r w:rsidDel="00000000" w:rsidR="00000000" w:rsidRPr="00000000">
        <w:rPr>
          <w:rtl w:val="0"/>
        </w:rPr>
        <w:t xml:space="preserve">The Partners who stay 5+ years are the ones who feel like they're building toward something, not just earning commissions. Set this up clearly: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 Bronze Partner          (1+ G1 active)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2. Silver Partner          (5+ G1)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 Gold Partner            (15+ G1)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4. Platinum Partner        (40+ G1)</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5. Master Partner          (invited, top ~10 nationwide)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 Equity grant (small but real, 0.05–0.25%)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Advisory Board seat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Direct line to founder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 Quarterly summit attendance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6. Regional Director       (full-time role, W-2, base + override)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The path from Platinum → Master is invitation-only. From Master → Regional Director is mutual decision (becomes a real LYMX employee, runs a region).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makes a Partner feel like they're building a career, not running a side hustle.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rPr/>
      </w:pPr>
      <w:bookmarkStart w:colFirst="0" w:colLast="0" w:name="_du61d47xdf9d" w:id="25"/>
      <w:bookmarkEnd w:id="25"/>
      <w:r w:rsidDel="00000000" w:rsidR="00000000" w:rsidRPr="00000000">
        <w:rPr>
          <w:rtl w:val="0"/>
        </w:rPr>
        <w:t xml:space="preserve">7. The "Activation Kit" — what the $250 setup fee delivers</w:t>
      </w:r>
    </w:p>
    <w:p w:rsidR="00000000" w:rsidDel="00000000" w:rsidP="00000000" w:rsidRDefault="00000000" w:rsidRPr="00000000" w14:paraId="000000AD">
      <w:pPr>
        <w:rPr/>
      </w:pPr>
      <w:r w:rsidDel="00000000" w:rsidR="00000000" w:rsidRPr="00000000">
        <w:rPr>
          <w:rtl w:val="0"/>
        </w:rPr>
        <w:t xml:space="preserve">Per your earlier pricing question — what does the $250 setup fee actually pay for? Here's a strong "Activation Kit" that justifies $250 of perceived value: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Public listing on getlymx.com</w:t>
      </w:r>
      <w:r w:rsidDel="00000000" w:rsidR="00000000" w:rsidRPr="00000000">
        <w:rPr>
          <w:rtl w:val="0"/>
        </w:rPr>
        <w:t xml:space="preserve"> (live within 24h)</w:t>
      </w:r>
    </w:p>
    <w:p w:rsidR="00000000" w:rsidDel="00000000" w:rsidP="00000000" w:rsidRDefault="00000000" w:rsidRPr="00000000" w14:paraId="000000B0">
      <w:pPr>
        <w:numPr>
          <w:ilvl w:val="0"/>
          <w:numId w:val="2"/>
        </w:numPr>
        <w:ind w:left="720" w:hanging="360"/>
      </w:pPr>
      <w:r w:rsidDel="00000000" w:rsidR="00000000" w:rsidRPr="00000000">
        <w:rPr>
          <w:b w:val="1"/>
          <w:bCs w:val="1"/>
          <w:rtl w:val="0"/>
        </w:rPr>
        <w:t xml:space="preserve">Business portal access</w:t>
      </w:r>
      <w:r w:rsidDel="00000000" w:rsidR="00000000" w:rsidRPr="00000000">
        <w:rPr>
          <w:rtl w:val="0"/>
        </w:rPr>
        <w:t xml:space="preserve"> with dashboard, settlement preview, transaction history</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1</w:t>
      </w:r>
      <w:ins w:author="Kenny Lin" w:id="17" w:date="2026-04-28T02:17:04Z">
        <w:r w:rsidDel="00000000" w:rsidR="00000000" w:rsidRPr="00000000">
          <w:rPr>
            <w:b w:val="1"/>
            <w:bCs w:val="1"/>
            <w:rtl w:val="0"/>
          </w:rPr>
          <w:t xml:space="preserve">0</w:t>
        </w:r>
      </w:ins>
      <w:r w:rsidDel="00000000" w:rsidR="00000000" w:rsidRPr="00000000">
        <w:rPr>
          <w:b w:val="1"/>
          <w:bCs w:val="1"/>
          <w:rtl w:val="0"/>
        </w:rPr>
        <w:t xml:space="preserve">,000 LYMX promotional credit</w:t>
      </w:r>
      <w:r w:rsidDel="00000000" w:rsidR="00000000" w:rsidRPr="00000000">
        <w:rPr>
          <w:rtl w:val="0"/>
        </w:rPr>
        <w:t xml:space="preserve"> ($10</w:t>
      </w:r>
      <w:ins w:author="Kenny Lin" w:id="18" w:date="2026-04-28T02:17:08Z">
        <w:r w:rsidDel="00000000" w:rsidR="00000000" w:rsidRPr="00000000">
          <w:rPr>
            <w:rtl w:val="0"/>
          </w:rPr>
          <w:t xml:space="preserve">0</w:t>
        </w:r>
      </w:ins>
      <w:r w:rsidDel="00000000" w:rsidR="00000000" w:rsidRPr="00000000">
        <w:rPr>
          <w:rtl w:val="0"/>
        </w:rPr>
        <w:t xml:space="preserve"> value) the Business can issue to their first 50 customers as a launch promo</w:t>
      </w:r>
    </w:p>
    <w:p w:rsidR="00000000" w:rsidDel="00000000" w:rsidP="00000000" w:rsidRDefault="00000000" w:rsidRPr="00000000" w14:paraId="000000B2">
      <w:pPr>
        <w:numPr>
          <w:ilvl w:val="0"/>
          <w:numId w:val="2"/>
        </w:numPr>
        <w:ind w:left="720" w:hanging="360"/>
      </w:pPr>
      <w:r w:rsidDel="00000000" w:rsidR="00000000" w:rsidRPr="00000000">
        <w:rPr>
          <w:b w:val="1"/>
          <w:bCs w:val="1"/>
          <w:rtl w:val="0"/>
        </w:rPr>
        <w:t xml:space="preserve">Branded counter QR code</w:t>
      </w:r>
      <w:r w:rsidDel="00000000" w:rsidR="00000000" w:rsidRPr="00000000">
        <w:rPr>
          <w:rtl w:val="0"/>
        </w:rPr>
        <w:t xml:space="preserve"> (printed and shipped, a real physical card with the business's name + LYMX logo)</w:t>
      </w:r>
      <w:ins w:author="Kenny Lin" w:id="19" w:date="2026-04-28T02:17:21Z">
        <w:r w:rsidDel="00000000" w:rsidR="00000000" w:rsidRPr="00000000">
          <w:rPr>
            <w:rtl w:val="0"/>
          </w:rPr>
          <w:t xml:space="preserve">window decal</w:t>
        </w:r>
      </w:ins>
      <w:r w:rsidDel="00000000" w:rsidR="00000000" w:rsidRPr="00000000">
        <w:rPr>
          <w:rtl w:val="0"/>
        </w:rPr>
      </w:r>
    </w:p>
    <w:p w:rsidR="00000000" w:rsidDel="00000000" w:rsidP="00000000" w:rsidRDefault="00000000" w:rsidRPr="00000000" w14:paraId="000000B3">
      <w:pPr>
        <w:numPr>
          <w:ilvl w:val="0"/>
          <w:numId w:val="2"/>
        </w:numPr>
        <w:ind w:left="720" w:hanging="360"/>
      </w:pPr>
      <w:r w:rsidDel="00000000" w:rsidR="00000000" w:rsidRPr="00000000">
        <w:rPr>
          <w:b w:val="1"/>
          <w:bCs w:val="1"/>
          <w:rtl w:val="0"/>
        </w:rPr>
        <w:t xml:space="preserve">30-min onboarding call</w:t>
      </w:r>
      <w:r w:rsidDel="00000000" w:rsidR="00000000" w:rsidRPr="00000000">
        <w:rPr>
          <w:rtl w:val="0"/>
        </w:rPr>
        <w:t xml:space="preserve"> with you or a Partner Success rep</w:t>
      </w:r>
      <w:ins w:author="Kenny Lin" w:id="20" w:date="2026-04-28T02:17:50Z">
        <w:r w:rsidDel="00000000" w:rsidR="00000000" w:rsidRPr="00000000">
          <w:rPr>
            <w:rtl w:val="0"/>
          </w:rPr>
          <w:t xml:space="preserve">(or city leaders office staff, partners ususlly does not like to train people.)</w:t>
        </w:r>
      </w:ins>
      <w:r w:rsidDel="00000000" w:rsidR="00000000" w:rsidRPr="00000000">
        <w:rPr>
          <w:rtl w:val="0"/>
        </w:rPr>
      </w:r>
    </w:p>
    <w:p w:rsidR="00000000" w:rsidDel="00000000" w:rsidP="00000000" w:rsidRDefault="00000000" w:rsidRPr="00000000" w14:paraId="000000B4">
      <w:pPr>
        <w:numPr>
          <w:ilvl w:val="0"/>
          <w:numId w:val="2"/>
        </w:numPr>
        <w:ind w:left="720" w:hanging="360"/>
      </w:pPr>
      <w:r w:rsidDel="00000000" w:rsidR="00000000" w:rsidRPr="00000000">
        <w:rPr>
          <w:b w:val="1"/>
          <w:bCs w:val="1"/>
          <w:rtl w:val="0"/>
        </w:rPr>
        <w:t xml:space="preserve">First-30-days success guide</w:t>
      </w:r>
      <w:r w:rsidDel="00000000" w:rsidR="00000000" w:rsidRPr="00000000">
        <w:rPr>
          <w:rtl w:val="0"/>
        </w:rPr>
        <w:t xml:space="preserve"> PDF with checklists</w:t>
      </w:r>
    </w:p>
    <w:p w:rsidR="00000000" w:rsidDel="00000000" w:rsidP="00000000" w:rsidRDefault="00000000" w:rsidRPr="00000000" w14:paraId="000000B5">
      <w:pPr>
        <w:numPr>
          <w:ilvl w:val="0"/>
          <w:numId w:val="2"/>
        </w:numPr>
        <w:ind w:left="720" w:hanging="360"/>
      </w:pPr>
      <w:r w:rsidDel="00000000" w:rsidR="00000000" w:rsidRPr="00000000">
        <w:rPr>
          <w:b w:val="1"/>
          <w:bCs w:val="1"/>
          <w:rtl w:val="0"/>
        </w:rPr>
        <w:t xml:space="preserve">POS integration support</w:t>
      </w:r>
      <w:r w:rsidDel="00000000" w:rsidR="00000000" w:rsidRPr="00000000">
        <w:rPr>
          <w:rtl w:val="0"/>
        </w:rPr>
        <w:t xml:space="preserve"> (depending on POS, ~30 min hands-on)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Total LYMX cost to deliver: maybe $30-50 (mostly the promotional 1,000 LYMX is just bookkeeping, not real cost). Net margin from the $250 setup fee: ~$200. That's how this works.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a7qcohlskotg" w:id="26"/>
      <w:bookmarkEnd w:id="26"/>
      <w:r w:rsidDel="00000000" w:rsidR="00000000" w:rsidRPr="00000000">
        <w:rPr>
          <w:rtl w:val="0"/>
        </w:rPr>
        <w:t xml:space="preserve">8. Operational nuts and bolts</w:t>
      </w:r>
    </w:p>
    <w:p w:rsidR="00000000" w:rsidDel="00000000" w:rsidP="00000000" w:rsidRDefault="00000000" w:rsidRPr="00000000" w14:paraId="000000BB">
      <w:pPr>
        <w:rPr/>
      </w:pPr>
      <w:r w:rsidDel="00000000" w:rsidR="00000000" w:rsidRPr="00000000">
        <w:rPr>
          <w:rtl w:val="0"/>
        </w:rPr>
        <w:t xml:space="preserve">These are smaller but matter: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b w:val="1"/>
          <w:bCs w:val="1"/>
          <w:rtl w:val="0"/>
        </w:rPr>
        <w:t xml:space="preserve">Payout speed</w:t>
      </w:r>
      <w:r w:rsidDel="00000000" w:rsidR="00000000" w:rsidRPr="00000000">
        <w:rPr>
          <w:rtl w:val="0"/>
        </w:rPr>
        <w:t xml:space="preserve">: weekly (default) or daily (Platinum tier). Most networks pay monthly — you can win Partners by paying weekly.</w:t>
      </w:r>
    </w:p>
    <w:p w:rsidR="00000000" w:rsidDel="00000000" w:rsidP="00000000" w:rsidRDefault="00000000" w:rsidRPr="00000000" w14:paraId="000000BE">
      <w:pPr>
        <w:numPr>
          <w:ilvl w:val="0"/>
          <w:numId w:val="2"/>
        </w:numPr>
        <w:ind w:left="720" w:hanging="360"/>
      </w:pPr>
      <w:r w:rsidDel="00000000" w:rsidR="00000000" w:rsidRPr="00000000">
        <w:rPr>
          <w:b w:val="1"/>
          <w:bCs w:val="1"/>
          <w:rtl w:val="0"/>
        </w:rPr>
        <w:t xml:space="preserve">Real-time dashboard transparency</w:t>
      </w:r>
      <w:r w:rsidDel="00000000" w:rsidR="00000000" w:rsidRPr="00000000">
        <w:rPr>
          <w:rtl w:val="0"/>
        </w:rPr>
        <w:t xml:space="preserve">: every commission appears in the Partner's dashboard the same day the Business transaction clears. No "wait until end of month."</w:t>
      </w:r>
    </w:p>
    <w:p w:rsidR="00000000" w:rsidDel="00000000" w:rsidP="00000000" w:rsidRDefault="00000000" w:rsidRPr="00000000" w14:paraId="000000BF">
      <w:pPr>
        <w:numPr>
          <w:ilvl w:val="0"/>
          <w:numId w:val="2"/>
        </w:numPr>
        <w:ind w:left="720" w:hanging="360"/>
      </w:pPr>
      <w:r w:rsidDel="00000000" w:rsidR="00000000" w:rsidRPr="00000000">
        <w:rPr>
          <w:b w:val="1"/>
          <w:bCs w:val="1"/>
          <w:rtl w:val="0"/>
        </w:rPr>
        <w:t xml:space="preserve">No clawbacks</w:t>
      </w:r>
      <w:r w:rsidDel="00000000" w:rsidR="00000000" w:rsidRPr="00000000">
        <w:rPr>
          <w:rtl w:val="0"/>
        </w:rPr>
        <w:t xml:space="preserve"> unless fraud. If a Business cancels in month 4, the Partner keeps the $500 sign-up. (Some networks claw back; it kills morale.)</w:t>
      </w:r>
    </w:p>
    <w:p w:rsidR="00000000" w:rsidDel="00000000" w:rsidP="00000000" w:rsidRDefault="00000000" w:rsidRPr="00000000" w14:paraId="000000C0">
      <w:pPr>
        <w:numPr>
          <w:ilvl w:val="0"/>
          <w:numId w:val="2"/>
        </w:numPr>
        <w:ind w:left="720" w:hanging="360"/>
      </w:pPr>
      <w:r w:rsidDel="00000000" w:rsidR="00000000" w:rsidRPr="00000000">
        <w:rPr>
          <w:b w:val="1"/>
          <w:bCs w:val="1"/>
          <w:rtl w:val="0"/>
        </w:rPr>
        <w:t xml:space="preserve">1099-NEC issued</w:t>
      </w:r>
      <w:r w:rsidDel="00000000" w:rsidR="00000000" w:rsidRPr="00000000">
        <w:rPr>
          <w:rtl w:val="0"/>
        </w:rPr>
        <w:t xml:space="preserve"> by January 31 each year for the prior tax year. Tax-prep friendly.</w:t>
      </w:r>
    </w:p>
    <w:p w:rsidR="00000000" w:rsidDel="00000000" w:rsidP="00000000" w:rsidRDefault="00000000" w:rsidRPr="00000000" w14:paraId="000000C1">
      <w:pPr>
        <w:numPr>
          <w:ilvl w:val="0"/>
          <w:numId w:val="2"/>
        </w:numPr>
        <w:ind w:left="720" w:hanging="360"/>
      </w:pPr>
      <w:r w:rsidDel="00000000" w:rsidR="00000000" w:rsidRPr="00000000">
        <w:rPr>
          <w:b w:val="1"/>
          <w:bCs w:val="1"/>
          <w:rtl w:val="0"/>
        </w:rPr>
        <w:t xml:space="preserve">Direct deposit only</w:t>
      </w:r>
      <w:r w:rsidDel="00000000" w:rsidR="00000000" w:rsidRPr="00000000">
        <w:rPr>
          <w:rtl w:val="0"/>
        </w:rPr>
        <w:t xml:space="preserve"> — ACH preferred over checks. Faster.</w:t>
      </w:r>
    </w:p>
    <w:p w:rsidR="00000000" w:rsidDel="00000000" w:rsidP="00000000" w:rsidRDefault="00000000" w:rsidRPr="00000000" w14:paraId="000000C2">
      <w:pPr>
        <w:numPr>
          <w:ilvl w:val="0"/>
          <w:numId w:val="2"/>
        </w:numPr>
        <w:ind w:left="720" w:hanging="360"/>
      </w:pPr>
      <w:r w:rsidDel="00000000" w:rsidR="00000000" w:rsidRPr="00000000">
        <w:rPr>
          <w:b w:val="1"/>
          <w:bCs w:val="1"/>
          <w:rtl w:val="0"/>
        </w:rPr>
        <w:t xml:space="preserve">24-hour onboarding</w:t>
      </w:r>
      <w:r w:rsidDel="00000000" w:rsidR="00000000" w:rsidRPr="00000000">
        <w:rPr>
          <w:rtl w:val="0"/>
        </w:rPr>
        <w:t xml:space="preserve"> for new Partners — sign up, complete W-9 + agreement, get access to the Sales Kit and CRM same day.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x8ez6rj19ld7" w:id="27"/>
      <w:bookmarkEnd w:id="27"/>
      <w:r w:rsidDel="00000000" w:rsidR="00000000" w:rsidRPr="00000000">
        <w:rPr>
          <w:rtl w:val="0"/>
        </w:rPr>
        <w:t xml:space="preserve">9. The first 50 Founding Partner program (limited-time launch promo)</w:t>
      </w:r>
    </w:p>
    <w:p w:rsidR="00000000" w:rsidDel="00000000" w:rsidP="00000000" w:rsidRDefault="00000000" w:rsidRPr="00000000" w14:paraId="000000C6">
      <w:pPr>
        <w:rPr/>
      </w:pPr>
      <w:r w:rsidDel="00000000" w:rsidR="00000000" w:rsidRPr="00000000">
        <w:rPr>
          <w:rtl w:val="0"/>
        </w:rPr>
        <w:t xml:space="preserve">Use scarcity. The first 50 Partners get extras the next 100 don't: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Permanent </w:t>
      </w:r>
      <w:r w:rsidDel="00000000" w:rsidR="00000000" w:rsidRPr="00000000">
        <w:rPr>
          <w:b w:val="1"/>
          <w:bCs w:val="1"/>
          <w:rtl w:val="0"/>
        </w:rPr>
        <w:t xml:space="preserve">"Founding Partner"</w:t>
      </w:r>
      <w:r w:rsidDel="00000000" w:rsidR="00000000" w:rsidRPr="00000000">
        <w:rPr>
          <w:rtl w:val="0"/>
        </w:rPr>
        <w:t xml:space="preserve"> badge on their profile (visible forever)</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2× sign-up bonuses for first 90 days</w:t>
      </w:r>
      <w:r w:rsidDel="00000000" w:rsidR="00000000" w:rsidRPr="00000000">
        <w:rPr>
          <w:rtl w:val="0"/>
        </w:rPr>
        <w:t xml:space="preserve"> ($</w:t>
      </w:r>
      <w:ins w:author="Kenny Lin" w:id="21" w:date="2026-04-28T02:20:13Z">
        <w:r w:rsidDel="00000000" w:rsidR="00000000" w:rsidRPr="00000000">
          <w:rPr>
            <w:rtl w:val="0"/>
          </w:rPr>
          <w:t xml:space="preserve">750</w:t>
        </w:r>
      </w:ins>
      <w:del w:author="Kenny Lin" w:id="21" w:date="2026-04-28T02:20:13Z">
        <w:r w:rsidDel="00000000" w:rsidR="00000000" w:rsidRPr="00000000">
          <w:rPr>
            <w:rtl w:val="0"/>
          </w:rPr>
          <w:delText xml:space="preserve">1,000</w:delText>
        </w:r>
      </w:del>
      <w:r w:rsidDel="00000000" w:rsidR="00000000" w:rsidRPr="00000000">
        <w:rPr>
          <w:rtl w:val="0"/>
        </w:rPr>
        <w:t xml:space="preserve"> instead of $500 per activation)</w:t>
      </w:r>
    </w:p>
    <w:p w:rsidR="00000000" w:rsidDel="00000000" w:rsidP="00000000" w:rsidRDefault="00000000" w:rsidRPr="00000000" w14:paraId="000000CA">
      <w:pPr>
        <w:numPr>
          <w:ilvl w:val="0"/>
          <w:numId w:val="2"/>
        </w:numPr>
        <w:ind w:left="720" w:hanging="360"/>
      </w:pPr>
      <w:r w:rsidDel="00000000" w:rsidR="00000000" w:rsidRPr="00000000">
        <w:rPr>
          <w:b w:val="1"/>
          <w:bCs w:val="1"/>
          <w:rtl w:val="0"/>
        </w:rPr>
        <w:t xml:space="preserve">+2% extra G1 override forever</w:t>
      </w:r>
      <w:r w:rsidDel="00000000" w:rsidR="00000000" w:rsidRPr="00000000">
        <w:rPr>
          <w:rtl w:val="0"/>
        </w:rPr>
        <w:t xml:space="preserve"> (so 11% instead of 9% on G1 fees)</w:t>
      </w:r>
    </w:p>
    <w:p w:rsidR="00000000" w:rsidDel="00000000" w:rsidP="00000000" w:rsidRDefault="00000000" w:rsidRPr="00000000" w14:paraId="000000CB">
      <w:pPr>
        <w:numPr>
          <w:ilvl w:val="0"/>
          <w:numId w:val="2"/>
        </w:numPr>
        <w:ind w:left="720" w:hanging="360"/>
      </w:pPr>
      <w:r w:rsidDel="00000000" w:rsidR="00000000" w:rsidRPr="00000000">
        <w:rPr>
          <w:b w:val="1"/>
          <w:bCs w:val="1"/>
          <w:rtl w:val="0"/>
        </w:rPr>
        <w:t xml:space="preserve">Lifetime quarterly summit invite</w:t>
      </w:r>
      <w:r w:rsidDel="00000000" w:rsidR="00000000" w:rsidRPr="00000000">
        <w:rPr>
          <w:rtl w:val="0"/>
        </w:rPr>
        <w:t xml:space="preserve"> (regardless of tier)</w:t>
      </w:r>
    </w:p>
    <w:p w:rsidR="00000000" w:rsidDel="00000000" w:rsidP="00000000" w:rsidRDefault="00000000" w:rsidRPr="00000000" w14:paraId="000000CC">
      <w:pPr>
        <w:numPr>
          <w:ilvl w:val="0"/>
          <w:numId w:val="2"/>
        </w:numPr>
        <w:ind w:left="720" w:hanging="360"/>
      </w:pPr>
      <w:r w:rsidDel="00000000" w:rsidR="00000000" w:rsidRPr="00000000">
        <w:rPr>
          <w:b w:val="1"/>
          <w:bCs w:val="1"/>
          <w:rtl w:val="0"/>
        </w:rPr>
        <w:t xml:space="preserve">Direct WhatsApp line</w:t>
      </w:r>
      <w:r w:rsidDel="00000000" w:rsidR="00000000" w:rsidRPr="00000000">
        <w:rPr>
          <w:rtl w:val="0"/>
        </w:rPr>
        <w:t xml:space="preserve"> to you (Kenny) for first 6 months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Why this works: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2"/>
        </w:numPr>
        <w:ind w:left="720" w:hanging="360"/>
      </w:pPr>
      <w:r w:rsidDel="00000000" w:rsidR="00000000" w:rsidRPr="00000000">
        <w:rPr>
          <w:rtl w:val="0"/>
        </w:rPr>
        <w:t xml:space="preserve">Creates urgency for the first 50 ("get in before it closes")</w:t>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Rewards your earliest believers — they took the biggest risk</w:t>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Their long-term loyalty pays back the extra cost many times over</w:t>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Makes recruiting their friends easier (they have a story)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1wbo96t4ozrj" w:id="28"/>
      <w:bookmarkEnd w:id="28"/>
      <w:r w:rsidDel="00000000" w:rsidR="00000000" w:rsidRPr="00000000">
        <w:rPr>
          <w:rtl w:val="0"/>
        </w:rPr>
        <w:t xml:space="preserve">10. Decision matrix — what to build first</w:t>
      </w:r>
    </w:p>
    <w:p w:rsidR="00000000" w:rsidDel="00000000" w:rsidP="00000000" w:rsidRDefault="00000000" w:rsidRPr="00000000" w14:paraId="000000D7">
      <w:pPr>
        <w:rPr/>
      </w:pPr>
      <w:r w:rsidDel="00000000" w:rsidR="00000000" w:rsidRPr="00000000">
        <w:rPr>
          <w:rtl w:val="0"/>
        </w:rPr>
        <w:t xml:space="preserve">Here's my recommendation in order of impact ÷ effort: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b w:val="1"/>
                <w:bCs w:val="1"/>
              </w:rPr>
            </w:pPr>
            <w:r w:rsidDel="00000000" w:rsidR="00000000" w:rsidRPr="00000000">
              <w:rPr>
                <w:b w:val="1"/>
                <w:bCs w:val="1"/>
                <w:rtl w:val="0"/>
              </w:rPr>
              <w:t xml:space="preserve">Why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b w:val="1"/>
                <w:bCs w:val="1"/>
                <w:rtl w:val="0"/>
              </w:rPr>
              <w:t xml:space="preserve">Tier ladder + tier display on rep-dashboard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Cheap. Adds identity. Self-funds via tier unlocks.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~1 page, 2 hrs of editing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bCs w:val="1"/>
                <w:rtl w:val="0"/>
              </w:rPr>
              <w:t xml:space="preserve">Content hub</w:t>
            </w:r>
            <w:r w:rsidDel="00000000" w:rsidR="00000000" w:rsidRPr="00000000">
              <w:rPr>
                <w:rtl w:val="0"/>
              </w:rPr>
              <w:t xml:space="preserve"> (sales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Removes #1 reason Partners fail to recruit ("don't know what to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~1 page + 5 markdown sales-kit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b w:val="1"/>
                <w:bCs w:val="1"/>
                <w:rtl w:val="0"/>
              </w:rPr>
              <w:t xml:space="preserve">City Champion program</w:t>
            </w:r>
            <w:r w:rsidDel="00000000" w:rsidR="00000000" w:rsidRPr="00000000">
              <w:rPr>
                <w:rtl w:val="0"/>
              </w:rPr>
              <w:t xml:space="preserve"> rules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Solves territory question without code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~1 markdown doc, public it on partners.html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Founding Partner program promo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Time-limited promo creates urgency for early adopters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~1 banner on rep-dashboard + business.html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b w:val="1"/>
                <w:bCs w:val="1"/>
                <w:rtl w:val="0"/>
              </w:rPr>
              <w:t xml:space="preserve">Partner CRM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Helps active Partners; doesn't help inactive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Bigger build, ~1 dedicated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b w:val="1"/>
                <w:bCs w:val="1"/>
                <w:rtl w:val="0"/>
              </w:rPr>
              <w:t xml:space="preserve">Partner Academy training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Important but not 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Multi-week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Master Partner / Regional Director programs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Phase 3 — needed at scale, not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Defer until 50+ active Partners</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jq1yc7o1uqn2" w:id="29"/>
      <w:bookmarkEnd w:id="29"/>
      <w:r w:rsidDel="00000000" w:rsidR="00000000" w:rsidRPr="00000000">
        <w:rPr>
          <w:rtl w:val="0"/>
        </w:rPr>
        <w:t xml:space="preserve">What I'd do first this week</w:t>
      </w:r>
    </w:p>
    <w:p w:rsidR="00000000" w:rsidDel="00000000" w:rsidP="00000000" w:rsidRDefault="00000000" w:rsidRPr="00000000" w14:paraId="000000FC">
      <w:pPr>
        <w:rPr/>
      </w:pPr>
      <w:r w:rsidDel="00000000" w:rsidR="00000000" w:rsidRPr="00000000">
        <w:rPr>
          <w:rtl w:val="0"/>
        </w:rPr>
        <w:t xml:space="preserve">If I were in your shoes, the move that compounds fastest is: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3"/>
        </w:numPr>
        <w:ind w:left="720" w:hanging="360"/>
      </w:pPr>
      <w:r w:rsidDel="00000000" w:rsidR="00000000" w:rsidRPr="00000000">
        <w:rPr>
          <w:b w:val="1"/>
          <w:bCs w:val="1"/>
          <w:rtl w:val="0"/>
        </w:rPr>
        <w:t xml:space="preserve">Lock in the tier ladder</w:t>
      </w:r>
      <w:r w:rsidDel="00000000" w:rsidR="00000000" w:rsidRPr="00000000">
        <w:rPr>
          <w:rtl w:val="0"/>
        </w:rPr>
        <w:t xml:space="preserve"> (Bronze/Silver/Gold/Platinum + criteria + unlocks).</w:t>
      </w:r>
    </w:p>
    <w:p w:rsidR="00000000" w:rsidDel="00000000" w:rsidP="00000000" w:rsidRDefault="00000000" w:rsidRPr="00000000" w14:paraId="000000FF">
      <w:pPr>
        <w:numPr>
          <w:ilvl w:val="0"/>
          <w:numId w:val="3"/>
        </w:numPr>
        <w:ind w:left="720" w:hanging="360"/>
      </w:pPr>
      <w:r w:rsidDel="00000000" w:rsidR="00000000" w:rsidRPr="00000000">
        <w:rPr>
          <w:b w:val="1"/>
          <w:bCs w:val="1"/>
          <w:rtl w:val="0"/>
        </w:rPr>
        <w:t xml:space="preserve">Write the Founding Partner program</w:t>
      </w:r>
      <w:r w:rsidDel="00000000" w:rsidR="00000000" w:rsidRPr="00000000">
        <w:rPr>
          <w:rtl w:val="0"/>
        </w:rPr>
        <w:t xml:space="preserve"> (with 2× bonus + lifetime override boost). Launch it as a 90-day window.</w:t>
      </w:r>
    </w:p>
    <w:p w:rsidR="00000000" w:rsidDel="00000000" w:rsidP="00000000" w:rsidRDefault="00000000" w:rsidRPr="00000000" w14:paraId="00000100">
      <w:pPr>
        <w:numPr>
          <w:ilvl w:val="0"/>
          <w:numId w:val="3"/>
        </w:numPr>
        <w:ind w:left="720" w:hanging="360"/>
      </w:pPr>
      <w:r w:rsidDel="00000000" w:rsidR="00000000" w:rsidRPr="00000000">
        <w:rPr>
          <w:b w:val="1"/>
          <w:bCs w:val="1"/>
          <w:rtl w:val="0"/>
        </w:rPr>
        <w:t xml:space="preserve">Build the content hub</w:t>
      </w:r>
      <w:r w:rsidDel="00000000" w:rsidR="00000000" w:rsidRPr="00000000">
        <w:rPr>
          <w:rtl w:val="0"/>
        </w:rPr>
        <w:t xml:space="preserve"> with at minimum: 1-page leave-behind PDF, email templates, FAQ.</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That's about a week of work and gives Partners (a) clear progression, (b) urgency to join now, and (c) tools to actually recruit.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Everything else (CRM, Academy, formal territories, Master Partner) can wait until you have 20+ active Partners.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ijyio9gwcqag" w:id="30"/>
      <w:bookmarkEnd w:id="30"/>
      <w:r w:rsidDel="00000000" w:rsidR="00000000" w:rsidRPr="00000000">
        <w:rPr>
          <w:rtl w:val="0"/>
        </w:rPr>
        <w:t xml:space="preserve">Open questions for you</w:t>
      </w:r>
    </w:p>
    <w:p w:rsidR="00000000" w:rsidDel="00000000" w:rsidP="00000000" w:rsidRDefault="00000000" w:rsidRPr="00000000" w14:paraId="00000108">
      <w:pPr>
        <w:rPr/>
      </w:pPr>
      <w:r w:rsidDel="00000000" w:rsidR="00000000" w:rsidRPr="00000000">
        <w:rPr>
          <w:rtl w:val="0"/>
        </w:rPr>
        <w:t xml:space="preserve">Before I start building any of this, decide: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4"/>
        </w:numPr>
        <w:ind w:left="720" w:hanging="360"/>
      </w:pPr>
      <w:r w:rsidDel="00000000" w:rsidR="00000000" w:rsidRPr="00000000">
        <w:rPr>
          <w:b w:val="1"/>
          <w:bCs w:val="1"/>
          <w:rtl w:val="0"/>
        </w:rPr>
        <w:t xml:space="preserve">Tier criteria</w:t>
      </w:r>
      <w:r w:rsidDel="00000000" w:rsidR="00000000" w:rsidRPr="00000000">
        <w:rPr>
          <w:rtl w:val="0"/>
        </w:rPr>
        <w:t xml:space="preserve">: are the thresholds I proposed (1/5/15/40 G1) right?</w:t>
      </w:r>
      <w:ins w:author="Kenny Lin" w:id="22" w:date="2026-04-28T02:22:06Z">
        <w:r w:rsidDel="00000000" w:rsidR="00000000" w:rsidRPr="00000000">
          <w:rPr>
            <w:rtl w:val="0"/>
          </w:rPr>
          <w:t xml:space="preserve"> agree</w:t>
        </w:r>
      </w:ins>
      <w:r w:rsidDel="00000000" w:rsidR="00000000" w:rsidRPr="00000000">
        <w:rPr>
          <w:rtl w:val="0"/>
        </w:rPr>
        <w:t xml:space="preserve"> Or do you want different numbers?</w:t>
      </w:r>
    </w:p>
    <w:p w:rsidR="00000000" w:rsidDel="00000000" w:rsidP="00000000" w:rsidRDefault="00000000" w:rsidRPr="00000000" w14:paraId="0000010B">
      <w:pPr>
        <w:numPr>
          <w:ilvl w:val="0"/>
          <w:numId w:val="4"/>
        </w:numPr>
        <w:ind w:left="720" w:hanging="360"/>
      </w:pPr>
      <w:r w:rsidDel="00000000" w:rsidR="00000000" w:rsidRPr="00000000">
        <w:rPr>
          <w:b w:val="1"/>
          <w:bCs w:val="1"/>
          <w:rtl w:val="0"/>
        </w:rPr>
        <w:t xml:space="preserve">Founding Partner cap</w:t>
      </w:r>
      <w:r w:rsidDel="00000000" w:rsidR="00000000" w:rsidRPr="00000000">
        <w:rPr>
          <w:rtl w:val="0"/>
        </w:rPr>
        <w:t xml:space="preserve">: 50? Or smaller (25) for more scarcity?</w:t>
      </w:r>
      <w:ins w:author="Kenny Lin" w:id="23" w:date="2026-04-28T02:22:47Z">
        <w:r w:rsidDel="00000000" w:rsidR="00000000" w:rsidRPr="00000000">
          <w:rPr>
            <w:rtl w:val="0"/>
          </w:rPr>
          <w:t xml:space="preserve"> Agree </w:t>
        </w:r>
        <w:r w:rsidDel="00000000" w:rsidR="00000000" w:rsidRPr="00000000">
          <w:rPr>
            <w:rtl w:val="0"/>
            <w:rPrChange w:author="Kenny Lin" w:id="24" w:date="2026-04-28T02:22:47Z">
              <w:rPr/>
            </w:rPrChange>
          </w:rPr>
          <w:t xml:space="preserve">with 25 or</w:t>
        </w:r>
      </w:ins>
      <w:del w:author="Kenny Lin" w:id="23" w:date="2026-04-28T02:22:47Z">
        <w:r w:rsidDel="00000000" w:rsidR="00000000" w:rsidRPr="00000000">
          <w:rPr>
            <w:rtl w:val="0"/>
            <w:rPrChange w:author="Kenny Lin" w:id="24" w:date="2026-04-28T02:22:47Z">
              <w:rPr/>
            </w:rPrChange>
          </w:rPr>
          <w:delText xml:space="preserve"> Or</w:delText>
        </w:r>
      </w:del>
      <w:r w:rsidDel="00000000" w:rsidR="00000000" w:rsidRPr="00000000">
        <w:rPr>
          <w:rtl w:val="0"/>
        </w:rPr>
        <w:t xml:space="preserve"> larger (100)?</w:t>
      </w:r>
    </w:p>
    <w:p w:rsidR="00000000" w:rsidDel="00000000" w:rsidP="00000000" w:rsidRDefault="00000000" w:rsidRPr="00000000" w14:paraId="0000010C">
      <w:pPr>
        <w:numPr>
          <w:ilvl w:val="0"/>
          <w:numId w:val="4"/>
        </w:numPr>
        <w:ind w:left="720" w:hanging="360"/>
      </w:pPr>
      <w:r w:rsidDel="00000000" w:rsidR="00000000" w:rsidRPr="00000000">
        <w:rPr>
          <w:b w:val="1"/>
          <w:bCs w:val="1"/>
          <w:rtl w:val="0"/>
        </w:rPr>
        <w:t xml:space="preserve">City Champion budget</w:t>
      </w:r>
      <w:r w:rsidDel="00000000" w:rsidR="00000000" w:rsidRPr="00000000">
        <w:rPr>
          <w:rtl w:val="0"/>
        </w:rPr>
        <w:t xml:space="preserve">: $200/mo per Champion is my suggestion — you OK with that as a recurring cost?</w:t>
      </w:r>
      <w:ins w:author="Kenny Lin" w:id="25" w:date="2026-04-28T02:23:23Z">
        <w:r w:rsidDel="00000000" w:rsidR="00000000" w:rsidRPr="00000000">
          <w:rPr>
            <w:rtl w:val="0"/>
          </w:rPr>
          <w:t xml:space="preserve">yes </w:t>
        </w:r>
      </w:ins>
      <w:r w:rsidDel="00000000" w:rsidR="00000000" w:rsidRPr="00000000">
        <w:rPr>
          <w:rtl w:val="0"/>
        </w:rPr>
      </w:r>
    </w:p>
    <w:p w:rsidR="00000000" w:rsidDel="00000000" w:rsidP="00000000" w:rsidRDefault="00000000" w:rsidRPr="00000000" w14:paraId="0000010D">
      <w:pPr>
        <w:numPr>
          <w:ilvl w:val="0"/>
          <w:numId w:val="4"/>
        </w:numPr>
        <w:ind w:left="720" w:hanging="360"/>
      </w:pPr>
      <w:r w:rsidDel="00000000" w:rsidR="00000000" w:rsidRPr="00000000">
        <w:rPr>
          <w:b w:val="1"/>
          <w:bCs w:val="1"/>
          <w:rtl w:val="0"/>
        </w:rPr>
        <w:t xml:space="preserve">Master Partner equity</w:t>
      </w:r>
      <w:r w:rsidDel="00000000" w:rsidR="00000000" w:rsidRPr="00000000">
        <w:rPr>
          <w:rtl w:val="0"/>
        </w:rPr>
        <w:t xml:space="preserve">: are you willing to grant 0.05–0.25% equity</w:t>
      </w:r>
      <w:ins w:author="Kenny Lin" w:id="26" w:date="2026-04-28T02:23:35Z">
        <w:r w:rsidDel="00000000" w:rsidR="00000000" w:rsidRPr="00000000">
          <w:rPr>
            <w:rtl w:val="0"/>
          </w:rPr>
          <w:t xml:space="preserve"> equity yes, but not in %, we need to figure out a stock option </w:t>
        </w:r>
      </w:ins>
      <w:r w:rsidDel="00000000" w:rsidR="00000000" w:rsidRPr="00000000">
        <w:rPr>
          <w:rtl w:val="0"/>
        </w:rPr>
        <w:t xml:space="preserve"> to top 10 Partners? If not, what's the alternative status reward?</w:t>
      </w:r>
    </w:p>
    <w:p w:rsidR="00000000" w:rsidDel="00000000" w:rsidP="00000000" w:rsidRDefault="00000000" w:rsidRPr="00000000" w14:paraId="0000010E">
      <w:pPr>
        <w:numPr>
          <w:ilvl w:val="0"/>
          <w:numId w:val="4"/>
        </w:numPr>
        <w:ind w:left="720" w:hanging="360"/>
      </w:pPr>
      <w:r w:rsidDel="00000000" w:rsidR="00000000" w:rsidRPr="00000000">
        <w:rPr>
          <w:b w:val="1"/>
          <w:bCs w:val="1"/>
          <w:rtl w:val="0"/>
        </w:rPr>
        <w:t xml:space="preserve">Tier unlocks</w:t>
      </w:r>
      <w:r w:rsidDel="00000000" w:rsidR="00000000" w:rsidRPr="00000000">
        <w:rPr>
          <w:rtl w:val="0"/>
        </w:rPr>
        <w:t xml:space="preserve"> — anything you want to add or remove? (The +1% override at Gold and +2% at Platinum are real margin commitments.)</w:t>
      </w:r>
      <w:ins w:author="Kenny Lin" w:id="27" w:date="2026-04-28T02:24:22Z">
        <w:r w:rsidDel="00000000" w:rsidR="00000000" w:rsidRPr="00000000">
          <w:rPr>
            <w:rtl w:val="0"/>
          </w:rPr>
          <w:t xml:space="preserve"> agree</w:t>
        </w:r>
      </w:ins>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i w:val="1"/>
          <w:iCs w:val="1"/>
          <w:rtl w:val="0"/>
        </w:rPr>
        <w:t xml:space="preserve">End of playbook. Read this once, mark up what you agree/disagree with, then tell me which 1–3 things to build first.</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ya@getlym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